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3010" w:rsidRPr="00563010" w:rsidRDefault="00563010" w:rsidP="00563010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563010">
        <w:rPr>
          <w:rStyle w:val="normaltextrun"/>
          <w:position w:val="1"/>
          <w:sz w:val="28"/>
          <w:szCs w:val="28"/>
        </w:rPr>
        <w:t>Под </w:t>
      </w:r>
      <w:proofErr w:type="spellStart"/>
      <w:r w:rsidRPr="00563010">
        <w:rPr>
          <w:rStyle w:val="spellingerror"/>
          <w:b/>
          <w:bCs/>
          <w:position w:val="1"/>
          <w:sz w:val="28"/>
          <w:szCs w:val="28"/>
        </w:rPr>
        <w:t>макротоками</w:t>
      </w:r>
      <w:proofErr w:type="spellEnd"/>
      <w:r w:rsidRPr="00563010">
        <w:rPr>
          <w:rStyle w:val="normaltextrun"/>
          <w:b/>
          <w:bCs/>
          <w:position w:val="1"/>
          <w:sz w:val="28"/>
          <w:szCs w:val="28"/>
        </w:rPr>
        <w:t> </w:t>
      </w:r>
      <w:r w:rsidRPr="00563010">
        <w:rPr>
          <w:rStyle w:val="normaltextrun"/>
          <w:position w:val="1"/>
          <w:sz w:val="28"/>
          <w:szCs w:val="28"/>
        </w:rPr>
        <w:t>понимают электрические токи проводимости, связанные с упорядоченным движением свободных микроскопических зарядов, и конвекционные токи, обусловленные с движением заряженных макроскопических тел.</w:t>
      </w:r>
      <w:r w:rsidRPr="00563010">
        <w:rPr>
          <w:rStyle w:val="eop"/>
          <w:sz w:val="28"/>
          <w:szCs w:val="28"/>
        </w:rPr>
        <w:t>​</w:t>
      </w:r>
    </w:p>
    <w:p w:rsidR="00563010" w:rsidRPr="00563010" w:rsidRDefault="00563010" w:rsidP="00563010">
      <w:pPr>
        <w:pStyle w:val="paragraph"/>
        <w:spacing w:before="0" w:beforeAutospacing="0" w:after="0" w:afterAutospacing="0"/>
        <w:ind w:firstLine="1110"/>
        <w:jc w:val="both"/>
        <w:textAlignment w:val="baseline"/>
        <w:rPr>
          <w:b/>
          <w:bCs/>
          <w:position w:val="1"/>
          <w:sz w:val="28"/>
          <w:szCs w:val="28"/>
        </w:rPr>
      </w:pPr>
      <w:r w:rsidRPr="00563010">
        <w:rPr>
          <w:rStyle w:val="spellingerror"/>
          <w:b/>
          <w:bCs/>
          <w:position w:val="1"/>
          <w:sz w:val="28"/>
          <w:szCs w:val="28"/>
        </w:rPr>
        <w:t>Микротоками</w:t>
      </w:r>
      <w:r w:rsidRPr="00563010">
        <w:rPr>
          <w:rStyle w:val="normaltextrun"/>
          <w:b/>
          <w:bCs/>
          <w:position w:val="1"/>
          <w:sz w:val="28"/>
          <w:szCs w:val="28"/>
        </w:rPr>
        <w:t>, </w:t>
      </w:r>
      <w:r w:rsidRPr="00563010">
        <w:rPr>
          <w:rStyle w:val="normaltextrun"/>
          <w:position w:val="1"/>
          <w:sz w:val="28"/>
          <w:szCs w:val="28"/>
        </w:rPr>
        <w:t> или </w:t>
      </w:r>
      <w:r w:rsidRPr="00563010">
        <w:rPr>
          <w:rStyle w:val="normaltextrun"/>
          <w:b/>
          <w:bCs/>
          <w:position w:val="1"/>
          <w:sz w:val="28"/>
          <w:szCs w:val="28"/>
        </w:rPr>
        <w:t xml:space="preserve">молекулярными </w:t>
      </w:r>
      <w:r w:rsidRPr="00563010">
        <w:rPr>
          <w:rStyle w:val="normaltextrun"/>
          <w:b/>
          <w:bCs/>
          <w:position w:val="1"/>
          <w:sz w:val="28"/>
          <w:szCs w:val="28"/>
        </w:rPr>
        <w:t>токами, </w:t>
      </w:r>
      <w:r w:rsidRPr="00563010">
        <w:rPr>
          <w:rStyle w:val="normaltextrun"/>
          <w:position w:val="1"/>
          <w:sz w:val="28"/>
          <w:szCs w:val="28"/>
        </w:rPr>
        <w:t>называются токи, возникающие под действием </w:t>
      </w:r>
      <w:proofErr w:type="spellStart"/>
      <w:r w:rsidRPr="00563010">
        <w:rPr>
          <w:rStyle w:val="spellingerror"/>
          <w:position w:val="1"/>
          <w:sz w:val="28"/>
          <w:szCs w:val="28"/>
        </w:rPr>
        <w:t>макротоков</w:t>
      </w:r>
      <w:proofErr w:type="spellEnd"/>
      <w:r w:rsidRPr="00563010">
        <w:rPr>
          <w:rStyle w:val="normaltextrun"/>
          <w:position w:val="1"/>
          <w:sz w:val="28"/>
          <w:szCs w:val="28"/>
        </w:rPr>
        <w:t> дополнительные круговые движения электронов внутри атомов и молекул.</w:t>
      </w:r>
      <w:r w:rsidRPr="00563010">
        <w:rPr>
          <w:rStyle w:val="eop"/>
          <w:sz w:val="28"/>
          <w:szCs w:val="28"/>
        </w:rPr>
        <w:t>​</w:t>
      </w:r>
    </w:p>
    <w:p w:rsidR="00F927BA" w:rsidRPr="00563010" w:rsidRDefault="00563010" w:rsidP="00563010">
      <w:pPr>
        <w:pStyle w:val="a3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301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Магнетики</w:t>
      </w:r>
      <w:r w:rsidRPr="00563010">
        <w:rPr>
          <w:rFonts w:ascii="Times New Roman" w:hAnsi="Times New Roman" w:cs="Times New Roman"/>
          <w:sz w:val="28"/>
          <w:szCs w:val="28"/>
          <w:shd w:val="clear" w:color="auto" w:fill="FFFFFF"/>
        </w:rPr>
        <w:t> - это такие вещества, которые стали источником </w:t>
      </w:r>
      <w:r w:rsidRPr="0056301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магнитного</w:t>
      </w:r>
      <w:r w:rsidRPr="00563010">
        <w:rPr>
          <w:rFonts w:ascii="Times New Roman" w:hAnsi="Times New Roman" w:cs="Times New Roman"/>
          <w:sz w:val="28"/>
          <w:szCs w:val="28"/>
          <w:shd w:val="clear" w:color="auto" w:fill="FFFFFF"/>
        </w:rPr>
        <w:t> поля вследствие внесения тех или иных изменений.</w:t>
      </w:r>
    </w:p>
    <w:p w:rsidR="00563010" w:rsidRPr="00867511" w:rsidRDefault="00563010" w:rsidP="00563010">
      <w:pPr>
        <w:pStyle w:val="a3"/>
        <w:numPr>
          <w:ilvl w:val="0"/>
          <w:numId w:val="3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563010">
        <w:rPr>
          <w:rStyle w:val="normaltextrun"/>
          <w:rFonts w:ascii="Times New Roman" w:hAnsi="Times New Roman" w:cs="Times New Roman"/>
          <w:b/>
          <w:bCs/>
          <w:color w:val="000000"/>
          <w:position w:val="2"/>
          <w:sz w:val="28"/>
          <w:szCs w:val="28"/>
          <w:u w:val="single"/>
        </w:rPr>
        <w:t>Намагниченность</w:t>
      </w:r>
      <w:r w:rsidRPr="00563010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</w:rPr>
        <w:t>  (вектор намагниченности) численно равна векторной сумме магнитных моментов  </w:t>
      </w:r>
      <w:proofErr w:type="spellStart"/>
      <w:r w:rsidRPr="00563010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  <w:lang w:val="en-US"/>
        </w:rPr>
        <w:t>P</w:t>
      </w:r>
      <w:r w:rsidRPr="00563010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  <w:vertAlign w:val="subscript"/>
          <w:lang w:val="en-US"/>
        </w:rPr>
        <w:t>mi</w:t>
      </w:r>
      <w:proofErr w:type="spellEnd"/>
      <w:r w:rsidRPr="00563010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</w:rPr>
        <w:t>  </w:t>
      </w:r>
      <w:r w:rsidRPr="00563010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</w:rPr>
        <w:t>  атомов и молекул, находящихся в единице объема </w:t>
      </w:r>
      <w:r w:rsidRPr="00563010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  <w:lang w:val="en-US"/>
        </w:rPr>
        <w:t>V</w:t>
      </w:r>
      <w:r w:rsidRPr="00563010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</w:rPr>
        <w:t>    магнетика.</w:t>
      </w:r>
    </w:p>
    <w:p w:rsidR="00867511" w:rsidRDefault="00867511" w:rsidP="00867511">
      <w:pPr>
        <w:pStyle w:val="a3"/>
        <w:rPr>
          <w:noProof/>
          <w:lang w:val="en-US" w:eastAsia="ru-RU"/>
        </w:rPr>
      </w:pPr>
    </w:p>
    <w:p w:rsidR="00867511" w:rsidRDefault="00867511" w:rsidP="0086751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09950" cy="2076450"/>
            <wp:effectExtent l="0" t="0" r="0" b="0"/>
            <wp:docPr id="1" name="Рисунок 1" descr="https://amperof.ru/wp-content/uploads/2019/08/kartinka-3-plotnost-to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mperof.ru/wp-content/uploads/2019/08/kartinka-3-plotnost-tok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9" t="9540" r="4155" b="18750"/>
                    <a:stretch/>
                  </pic:blipFill>
                  <pic:spPr bwMode="auto">
                    <a:xfrm>
                      <a:off x="0" y="0"/>
                      <a:ext cx="3412141" cy="207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511" w:rsidRPr="00867511" w:rsidRDefault="00867511" w:rsidP="0086751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</w:p>
    <w:p w:rsidR="00867511" w:rsidRDefault="00867511" w:rsidP="0086751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F268C5" wp14:editId="55A9FF65">
            <wp:extent cx="2733675" cy="495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8622" t="19669" r="15385" b="65508"/>
                    <a:stretch/>
                  </pic:blipFill>
                  <pic:spPr bwMode="auto">
                    <a:xfrm>
                      <a:off x="0" y="0"/>
                      <a:ext cx="2732215" cy="49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511" w:rsidRDefault="00867511" w:rsidP="00867511">
      <w:pPr>
        <w:pStyle w:val="a3"/>
        <w:rPr>
          <w:noProof/>
          <w:lang w:val="en-US" w:eastAsia="ru-RU"/>
        </w:rPr>
      </w:pPr>
    </w:p>
    <w:p w:rsidR="00867511" w:rsidRDefault="00867511" w:rsidP="0086751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9AF36F" wp14:editId="0F897727">
            <wp:extent cx="2295525" cy="657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0160" t="59292" r="11219" b="21039"/>
                    <a:stretch/>
                  </pic:blipFill>
                  <pic:spPr bwMode="auto">
                    <a:xfrm>
                      <a:off x="0" y="0"/>
                      <a:ext cx="2294299" cy="656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511" w:rsidRPr="00867511" w:rsidRDefault="00867511" w:rsidP="00867511">
      <w:pPr>
        <w:pStyle w:val="a3"/>
        <w:numPr>
          <w:ilvl w:val="0"/>
          <w:numId w:val="3"/>
        </w:numPr>
        <w:rPr>
          <w:rStyle w:val="normaltextrun"/>
          <w:rFonts w:ascii="Times New Roman" w:hAnsi="Times New Roman" w:cs="Times New Roman"/>
          <w:sz w:val="28"/>
          <w:szCs w:val="28"/>
        </w:rPr>
      </w:pPr>
      <w:r w:rsidRPr="00867511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</w:rPr>
        <w:t>Магнитная восприимчивость равна намагниченности единицы объема вещества при единичной напряженности магнитного поля, восприимчивость является величиной безразмерной.</w:t>
      </w:r>
      <w:r w:rsidRPr="00867511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  <w:shd w:val="clear" w:color="auto" w:fill="EDEBE9"/>
        </w:rPr>
        <w:t> </w:t>
      </w:r>
    </w:p>
    <w:p w:rsidR="00867511" w:rsidRDefault="00867511" w:rsidP="00867511">
      <w:pPr>
        <w:pStyle w:val="a3"/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  <w:lang w:val="en-US"/>
        </w:rPr>
      </w:pPr>
      <w:r w:rsidRPr="00867511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</w:rPr>
        <w:t>Магнитная проницаемость показывает</w:t>
      </w:r>
      <w:r w:rsidRPr="00867511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</w:rPr>
        <w:t>,</w:t>
      </w:r>
      <w:r w:rsidRPr="00867511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</w:rPr>
        <w:t xml:space="preserve"> во сколько раз увеличивается поле в магнетике по сравнению с вакуумом при  одинаковых контурах </w:t>
      </w:r>
      <w:proofErr w:type="spellStart"/>
      <w:r w:rsidRPr="00867511">
        <w:rPr>
          <w:rStyle w:val="spellingerror"/>
          <w:rFonts w:ascii="Times New Roman" w:hAnsi="Times New Roman" w:cs="Times New Roman"/>
          <w:color w:val="000000"/>
          <w:position w:val="1"/>
          <w:sz w:val="28"/>
          <w:szCs w:val="28"/>
        </w:rPr>
        <w:t>макротоков</w:t>
      </w:r>
      <w:proofErr w:type="spellEnd"/>
      <w:r w:rsidRPr="00867511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</w:rPr>
        <w:t>. Величина безразмерная.</w:t>
      </w:r>
    </w:p>
    <w:p w:rsidR="00867511" w:rsidRDefault="00867511" w:rsidP="00867511">
      <w:pPr>
        <w:pStyle w:val="a3"/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  <w:lang w:val="en-US"/>
        </w:rPr>
      </w:pPr>
    </w:p>
    <w:p w:rsidR="00867511" w:rsidRDefault="00867511" w:rsidP="00867511">
      <w:pPr>
        <w:pStyle w:val="a3"/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  <w:lang w:val="en-US"/>
        </w:rPr>
      </w:pPr>
    </w:p>
    <w:p w:rsidR="00867511" w:rsidRPr="00867511" w:rsidRDefault="00867511" w:rsidP="00867511">
      <w:pPr>
        <w:pStyle w:val="a3"/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  <w:lang w:val="en-US"/>
        </w:rPr>
      </w:pPr>
    </w:p>
    <w:p w:rsidR="00867511" w:rsidRPr="00867511" w:rsidRDefault="00867511" w:rsidP="0086751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</w:p>
    <w:p w:rsidR="00867511" w:rsidRDefault="00867511" w:rsidP="0086751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DE7516" wp14:editId="763EA1F5">
            <wp:extent cx="3067050" cy="2343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5096" t="19384" r="13302" b="10491"/>
                    <a:stretch/>
                  </pic:blipFill>
                  <pic:spPr bwMode="auto">
                    <a:xfrm>
                      <a:off x="0" y="0"/>
                      <a:ext cx="3065411" cy="2341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511" w:rsidRPr="00867511" w:rsidRDefault="00867511" w:rsidP="0086751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Классы:</w:t>
      </w:r>
    </w:p>
    <w:p w:rsidR="00867511" w:rsidRPr="00867511" w:rsidRDefault="00867511" w:rsidP="00867511">
      <w:pPr>
        <w:pStyle w:val="a3"/>
        <w:rPr>
          <w:rFonts w:ascii="Times New Roman" w:hAnsi="Times New Roman" w:cs="Times New Roman"/>
          <w:sz w:val="28"/>
          <w:szCs w:val="28"/>
        </w:rPr>
      </w:pPr>
      <w:r w:rsidRPr="00867511">
        <w:rPr>
          <w:rFonts w:ascii="Times New Roman" w:hAnsi="Times New Roman" w:cs="Times New Roman"/>
          <w:sz w:val="28"/>
          <w:szCs w:val="28"/>
        </w:rPr>
        <w:t>- диамагнетики («выталкиваются» из магнитного поля)</w:t>
      </w:r>
    </w:p>
    <w:p w:rsidR="00867511" w:rsidRDefault="00867511" w:rsidP="00867511">
      <w:pPr>
        <w:pStyle w:val="a3"/>
        <w:rPr>
          <w:rStyle w:val="normaltextrun"/>
          <w:rFonts w:ascii="Times New Roman" w:hAnsi="Times New Roman" w:cs="Times New Roman"/>
          <w:color w:val="000000"/>
          <w:position w:val="-1"/>
          <w:sz w:val="28"/>
          <w:szCs w:val="28"/>
        </w:rPr>
      </w:pPr>
      <w:r w:rsidRPr="00867511">
        <w:rPr>
          <w:rFonts w:ascii="Times New Roman" w:hAnsi="Times New Roman" w:cs="Times New Roman"/>
          <w:sz w:val="28"/>
          <w:szCs w:val="28"/>
        </w:rPr>
        <w:t>- парамагнетики (</w:t>
      </w:r>
      <w:r w:rsidRPr="00867511">
        <w:rPr>
          <w:rStyle w:val="normaltextrun"/>
          <w:rFonts w:ascii="Times New Roman" w:hAnsi="Times New Roman" w:cs="Times New Roman"/>
          <w:color w:val="000000"/>
          <w:position w:val="-1"/>
          <w:sz w:val="28"/>
          <w:szCs w:val="28"/>
        </w:rPr>
        <w:t>Без намагничивающего поля парамагнетики не создают собственного магнитного поля.</w:t>
      </w:r>
      <w:r w:rsidRPr="00867511">
        <w:rPr>
          <w:rStyle w:val="normaltextrun"/>
          <w:rFonts w:ascii="Times New Roman" w:hAnsi="Times New Roman" w:cs="Times New Roman"/>
          <w:color w:val="000000"/>
          <w:position w:val="-1"/>
          <w:sz w:val="28"/>
          <w:szCs w:val="28"/>
        </w:rPr>
        <w:t>)</w:t>
      </w:r>
    </w:p>
    <w:p w:rsidR="00867511" w:rsidRDefault="00867511" w:rsidP="00867511">
      <w:pPr>
        <w:pStyle w:val="a3"/>
        <w:rPr>
          <w:rStyle w:val="normaltextrun"/>
          <w:rFonts w:ascii="Times New Roman" w:hAnsi="Times New Roman" w:cs="Times New Roman"/>
          <w:color w:val="000000"/>
          <w:position w:val="-1"/>
          <w:sz w:val="28"/>
          <w:szCs w:val="28"/>
          <w:bdr w:val="none" w:sz="0" w:space="0" w:color="auto" w:frame="1"/>
          <w:lang w:val="en-US"/>
        </w:rPr>
      </w:pPr>
      <w:r>
        <w:rPr>
          <w:rStyle w:val="normaltextrun"/>
          <w:rFonts w:ascii="Times New Roman" w:hAnsi="Times New Roman" w:cs="Times New Roman"/>
          <w:color w:val="000000"/>
          <w:position w:val="-1"/>
          <w:sz w:val="28"/>
          <w:szCs w:val="28"/>
        </w:rPr>
        <w:t>- ферромагнетик</w:t>
      </w:r>
      <w:proofErr w:type="gramStart"/>
      <w:r>
        <w:rPr>
          <w:rStyle w:val="normaltextrun"/>
          <w:rFonts w:ascii="Times New Roman" w:hAnsi="Times New Roman" w:cs="Times New Roman"/>
          <w:color w:val="000000"/>
          <w:position w:val="-1"/>
          <w:sz w:val="28"/>
          <w:szCs w:val="28"/>
        </w:rPr>
        <w:t>и(</w:t>
      </w:r>
      <w:proofErr w:type="gramEnd"/>
      <w:r w:rsidRPr="00867511">
        <w:rPr>
          <w:rStyle w:val="normaltextrun"/>
          <w:rFonts w:ascii="Times New Roman" w:hAnsi="Times New Roman" w:cs="Times New Roman"/>
          <w:color w:val="000000"/>
          <w:position w:val="-1"/>
          <w:sz w:val="28"/>
          <w:szCs w:val="28"/>
          <w:bdr w:val="none" w:sz="0" w:space="0" w:color="auto" w:frame="1"/>
        </w:rPr>
        <w:t>Эти вещества могут находиться в намагниченном состоянии и без внешнего поля.</w:t>
      </w:r>
      <w:r w:rsidRPr="00867511">
        <w:rPr>
          <w:rStyle w:val="normaltextrun"/>
          <w:rFonts w:ascii="Times New Roman" w:hAnsi="Times New Roman" w:cs="Times New Roman"/>
          <w:color w:val="000000"/>
          <w:position w:val="-1"/>
          <w:sz w:val="28"/>
          <w:szCs w:val="28"/>
          <w:bdr w:val="none" w:sz="0" w:space="0" w:color="auto" w:frame="1"/>
        </w:rPr>
        <w:t>)</w:t>
      </w:r>
    </w:p>
    <w:p w:rsidR="000456FA" w:rsidRPr="000456FA" w:rsidRDefault="000456FA" w:rsidP="000456FA">
      <w:pPr>
        <w:pStyle w:val="a3"/>
        <w:numPr>
          <w:ilvl w:val="0"/>
          <w:numId w:val="3"/>
        </w:numPr>
        <w:rPr>
          <w:rStyle w:val="normaltextrun"/>
          <w:rFonts w:ascii="Times New Roman" w:hAnsi="Times New Roman" w:cs="Times New Roman"/>
          <w:color w:val="000000"/>
          <w:position w:val="-1"/>
          <w:sz w:val="28"/>
          <w:szCs w:val="28"/>
          <w:bdr w:val="none" w:sz="0" w:space="0" w:color="auto" w:frame="1"/>
          <w:lang w:val="en-US"/>
        </w:rPr>
      </w:pPr>
    </w:p>
    <w:p w:rsidR="00867511" w:rsidRDefault="000456FA" w:rsidP="000456F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7B144E" wp14:editId="43C6AA36">
            <wp:extent cx="3533775" cy="2650331"/>
            <wp:effectExtent l="0" t="0" r="0" b="0"/>
            <wp:docPr id="6" name="Рисунок 6" descr="https://present5.com/presentation/112203250_133174037/image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resent5.com/presentation/112203250_133174037/image-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87" cy="26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6FA" w:rsidRDefault="000456FA" w:rsidP="000456F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0456FA" w:rsidRDefault="000456FA" w:rsidP="000456F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0456FA" w:rsidRDefault="000456FA" w:rsidP="000456F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0456FA" w:rsidRDefault="000456FA" w:rsidP="000456F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0456FA" w:rsidRDefault="000456FA" w:rsidP="000456F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0456FA" w:rsidRDefault="000456FA" w:rsidP="000456F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</w:p>
    <w:p w:rsidR="000456FA" w:rsidRDefault="000456FA" w:rsidP="000456FA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E82559C" wp14:editId="791B28B2">
            <wp:extent cx="3867150" cy="2562225"/>
            <wp:effectExtent l="0" t="0" r="0" b="9525"/>
            <wp:docPr id="7" name="Рисунок 7" descr="https://present5.com/presentation/-57887135_287651546/image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resent5.com/presentation/-57887135_287651546/image-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4" t="10811" r="4158" b="14622"/>
                    <a:stretch/>
                  </pic:blipFill>
                  <pic:spPr bwMode="auto">
                    <a:xfrm>
                      <a:off x="0" y="0"/>
                      <a:ext cx="3865085" cy="256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6FA" w:rsidRPr="000456FA" w:rsidRDefault="000456FA" w:rsidP="000456FA">
      <w:pPr>
        <w:pStyle w:val="a3"/>
        <w:numPr>
          <w:ilvl w:val="0"/>
          <w:numId w:val="3"/>
        </w:numPr>
        <w:rPr>
          <w:rStyle w:val="normaltextrun"/>
          <w:rFonts w:ascii="Times New Roman" w:hAnsi="Times New Roman" w:cs="Times New Roman"/>
          <w:noProof/>
          <w:sz w:val="28"/>
          <w:szCs w:val="28"/>
          <w:lang w:eastAsia="ru-RU"/>
        </w:rPr>
      </w:pPr>
      <w:r w:rsidRPr="000456FA">
        <w:rPr>
          <w:rStyle w:val="normaltextrun"/>
          <w:rFonts w:ascii="Times New Roman" w:hAnsi="Times New Roman" w:cs="Times New Roman"/>
          <w:b/>
          <w:bCs/>
          <w:color w:val="000000"/>
          <w:position w:val="2"/>
          <w:sz w:val="28"/>
          <w:szCs w:val="28"/>
          <w:u w:val="single"/>
        </w:rPr>
        <w:t>магнитомеханическими явлениями</w:t>
      </w:r>
      <w:r w:rsidRPr="000456FA">
        <w:rPr>
          <w:rStyle w:val="normaltextrun"/>
          <w:rFonts w:ascii="Times New Roman" w:hAnsi="Times New Roman" w:cs="Times New Roman"/>
          <w:b/>
          <w:bCs/>
          <w:color w:val="000000"/>
          <w:position w:val="2"/>
          <w:sz w:val="28"/>
          <w:szCs w:val="28"/>
        </w:rPr>
        <w:t> – </w:t>
      </w:r>
      <w:r w:rsidRPr="000456FA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</w:rPr>
        <w:t>возникновение вращения образца при его намагничивании.</w:t>
      </w:r>
      <w:r w:rsidRPr="000456FA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  <w:shd w:val="clear" w:color="auto" w:fill="EDEBE9"/>
        </w:rPr>
        <w:t> </w:t>
      </w:r>
    </w:p>
    <w:p w:rsidR="000456FA" w:rsidRPr="000456FA" w:rsidRDefault="000456FA" w:rsidP="000456FA">
      <w:pPr>
        <w:pStyle w:val="paragraph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proofErr w:type="spellStart"/>
      <w:r w:rsidRPr="000456FA">
        <w:rPr>
          <w:rStyle w:val="spellingerror"/>
          <w:b/>
          <w:bCs/>
          <w:color w:val="000000"/>
          <w:position w:val="2"/>
          <w:sz w:val="28"/>
          <w:szCs w:val="28"/>
          <w:u w:val="single"/>
        </w:rPr>
        <w:t>механомагнитный</w:t>
      </w:r>
      <w:proofErr w:type="spellEnd"/>
      <w:r w:rsidRPr="000456FA">
        <w:rPr>
          <w:rStyle w:val="normaltextrun"/>
          <w:b/>
          <w:bCs/>
          <w:color w:val="000000"/>
          <w:position w:val="2"/>
          <w:sz w:val="28"/>
          <w:szCs w:val="28"/>
          <w:u w:val="single"/>
        </w:rPr>
        <w:t> явления</w:t>
      </w:r>
      <w:r w:rsidRPr="000456FA">
        <w:rPr>
          <w:rStyle w:val="eop"/>
          <w:sz w:val="28"/>
          <w:szCs w:val="28"/>
        </w:rPr>
        <w:t>​</w:t>
      </w:r>
    </w:p>
    <w:p w:rsidR="000456FA" w:rsidRDefault="000456FA" w:rsidP="000456FA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color w:val="000000"/>
          <w:position w:val="2"/>
          <w:sz w:val="28"/>
          <w:szCs w:val="28"/>
          <w:lang w:val="en-US"/>
        </w:rPr>
      </w:pPr>
      <w:r w:rsidRPr="000456FA">
        <w:rPr>
          <w:rStyle w:val="normaltextrun"/>
          <w:color w:val="000000"/>
          <w:position w:val="2"/>
          <w:sz w:val="28"/>
          <w:szCs w:val="28"/>
        </w:rPr>
        <w:t>- механическое вращение тела вызывает его намагничивание</w:t>
      </w:r>
    </w:p>
    <w:p w:rsidR="000456FA" w:rsidRPr="000456FA" w:rsidRDefault="000456FA" w:rsidP="000456FA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position w:val="1"/>
          <w:sz w:val="37"/>
          <w:szCs w:val="37"/>
        </w:rPr>
        <w:t>В атомах, кроме орбитального  движения электронов,</w:t>
      </w:r>
      <w:r w:rsidRPr="000456FA">
        <w:rPr>
          <w:rStyle w:val="eop"/>
          <w:sz w:val="37"/>
          <w:szCs w:val="37"/>
        </w:rPr>
        <w:t>​</w:t>
      </w:r>
      <w:r w:rsidRPr="000456FA">
        <w:rPr>
          <w:rStyle w:val="normaltextrun"/>
          <w:color w:val="000000"/>
          <w:position w:val="1"/>
          <w:sz w:val="37"/>
          <w:szCs w:val="37"/>
        </w:rPr>
        <w:t xml:space="preserve"> существует другой тип движения – электрон обладает</w:t>
      </w:r>
      <w:r w:rsidRPr="000456FA">
        <w:rPr>
          <w:rStyle w:val="eop"/>
          <w:sz w:val="37"/>
          <w:szCs w:val="37"/>
        </w:rPr>
        <w:t>​</w:t>
      </w:r>
      <w:r w:rsidRPr="000456FA">
        <w:rPr>
          <w:rFonts w:ascii="Segoe UI" w:hAnsi="Segoe UI" w:cs="Segoe UI"/>
          <w:sz w:val="18"/>
          <w:szCs w:val="18"/>
        </w:rPr>
        <w:t xml:space="preserve"> </w:t>
      </w:r>
      <w:r w:rsidRPr="000456FA">
        <w:rPr>
          <w:rStyle w:val="normaltextrun"/>
          <w:color w:val="000000"/>
          <w:position w:val="1"/>
          <w:sz w:val="37"/>
          <w:szCs w:val="37"/>
        </w:rPr>
        <w:t>собственным моментом импульса - </w:t>
      </w:r>
      <w:r w:rsidRPr="000456FA">
        <w:rPr>
          <w:rStyle w:val="normaltextrun"/>
          <w:b/>
          <w:bCs/>
          <w:color w:val="000000"/>
          <w:position w:val="1"/>
          <w:sz w:val="37"/>
          <w:szCs w:val="37"/>
          <w:u w:val="single"/>
        </w:rPr>
        <w:t>спином </w:t>
      </w:r>
      <w:r w:rsidRPr="000456FA">
        <w:rPr>
          <w:rStyle w:val="normaltextrun"/>
          <w:color w:val="000000"/>
          <w:position w:val="1"/>
          <w:sz w:val="37"/>
          <w:szCs w:val="37"/>
        </w:rPr>
        <w:t> и </w:t>
      </w:r>
      <w:r w:rsidRPr="000456FA">
        <w:rPr>
          <w:rStyle w:val="eop"/>
          <w:sz w:val="37"/>
          <w:szCs w:val="37"/>
        </w:rPr>
        <w:t>​</w:t>
      </w:r>
      <w:r w:rsidRPr="000456FA">
        <w:rPr>
          <w:rStyle w:val="normaltextrun"/>
          <w:color w:val="000000"/>
          <w:position w:val="1"/>
          <w:sz w:val="37"/>
          <w:szCs w:val="37"/>
        </w:rPr>
        <w:t>собственным магнитным моментом. </w:t>
      </w:r>
    </w:p>
    <w:p w:rsidR="0019500E" w:rsidRDefault="0019500E" w:rsidP="0019500E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sz w:val="37"/>
          <w:szCs w:val="37"/>
          <w:lang w:val="en-US"/>
        </w:rPr>
      </w:pPr>
      <w:r>
        <w:rPr>
          <w:rStyle w:val="normaltextrun"/>
          <w:color w:val="000000"/>
          <w:position w:val="1"/>
          <w:sz w:val="37"/>
          <w:szCs w:val="37"/>
        </w:rPr>
        <w:t>Магнетизм атомов обусловлен двумя</w:t>
      </w:r>
      <w:r w:rsidRPr="0019500E">
        <w:rPr>
          <w:rStyle w:val="eop"/>
          <w:sz w:val="37"/>
          <w:szCs w:val="37"/>
        </w:rPr>
        <w:t>​</w:t>
      </w:r>
      <w:r w:rsidRPr="0019500E">
        <w:rPr>
          <w:rFonts w:ascii="Segoe UI" w:hAnsi="Segoe UI" w:cs="Segoe UI"/>
          <w:sz w:val="18"/>
          <w:szCs w:val="18"/>
        </w:rPr>
        <w:t xml:space="preserve"> </w:t>
      </w:r>
      <w:r w:rsidRPr="0019500E">
        <w:rPr>
          <w:rStyle w:val="normaltextrun"/>
          <w:color w:val="000000"/>
          <w:position w:val="1"/>
          <w:sz w:val="37"/>
          <w:szCs w:val="37"/>
        </w:rPr>
        <w:t xml:space="preserve"> причинами: орбитальным движением  электронов и собственным или   спиновым магнитным моментом  электронов в составе атомов.</w:t>
      </w:r>
      <w:r w:rsidRPr="0019500E">
        <w:rPr>
          <w:rStyle w:val="eop"/>
          <w:sz w:val="37"/>
          <w:szCs w:val="37"/>
        </w:rPr>
        <w:t>​</w:t>
      </w:r>
    </w:p>
    <w:p w:rsidR="0019500E" w:rsidRPr="0019500E" w:rsidRDefault="0019500E" w:rsidP="0019500E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18"/>
          <w:szCs w:val="18"/>
          <w:lang w:val="en-US"/>
        </w:rPr>
      </w:pPr>
    </w:p>
    <w:p w:rsidR="0019500E" w:rsidRDefault="0019500E" w:rsidP="0019500E">
      <w:pPr>
        <w:pStyle w:val="paragraph"/>
        <w:spacing w:before="0" w:beforeAutospacing="0" w:after="0" w:afterAutospacing="0"/>
        <w:ind w:left="720"/>
        <w:textAlignment w:val="baseline"/>
        <w:rPr>
          <w:noProof/>
          <w:lang w:val="en-US"/>
        </w:rPr>
      </w:pPr>
      <w:r>
        <w:rPr>
          <w:noProof/>
        </w:rPr>
        <w:drawing>
          <wp:inline distT="0" distB="0" distL="0" distR="0" wp14:anchorId="4C7BEB6C" wp14:editId="49037EC7">
            <wp:extent cx="2656417" cy="666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416" t="70410" r="24360" b="11631"/>
                    <a:stretch/>
                  </pic:blipFill>
                  <pic:spPr bwMode="auto">
                    <a:xfrm>
                      <a:off x="0" y="0"/>
                      <a:ext cx="2654998" cy="666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00E" w:rsidRDefault="0019500E" w:rsidP="0019500E">
      <w:pPr>
        <w:pStyle w:val="paragraph"/>
        <w:spacing w:before="0" w:beforeAutospacing="0" w:after="0" w:afterAutospacing="0"/>
        <w:ind w:left="720"/>
        <w:textAlignment w:val="baseline"/>
        <w:rPr>
          <w:noProof/>
          <w:lang w:val="en-US"/>
        </w:rPr>
      </w:pPr>
    </w:p>
    <w:p w:rsidR="0019500E" w:rsidRDefault="0019500E" w:rsidP="0019500E">
      <w:pPr>
        <w:pStyle w:val="paragraph"/>
        <w:spacing w:before="0" w:beforeAutospacing="0" w:after="0" w:afterAutospacing="0"/>
        <w:ind w:left="720"/>
        <w:textAlignment w:val="baseline"/>
        <w:rPr>
          <w:noProof/>
          <w:lang w:val="en-US"/>
        </w:rPr>
      </w:pPr>
    </w:p>
    <w:p w:rsidR="0019500E" w:rsidRDefault="0019500E" w:rsidP="0019500E">
      <w:pPr>
        <w:pStyle w:val="paragraph"/>
        <w:spacing w:before="0" w:beforeAutospacing="0" w:after="0" w:afterAutospacing="0"/>
        <w:ind w:left="720"/>
        <w:textAlignment w:val="baseline"/>
        <w:rPr>
          <w:noProof/>
          <w:lang w:val="en-US"/>
        </w:rPr>
      </w:pPr>
    </w:p>
    <w:p w:rsidR="0019500E" w:rsidRDefault="0019500E" w:rsidP="0019500E">
      <w:pPr>
        <w:pStyle w:val="paragraph"/>
        <w:spacing w:before="0" w:beforeAutospacing="0" w:after="0" w:afterAutospacing="0"/>
        <w:ind w:left="720"/>
        <w:textAlignment w:val="baseline"/>
        <w:rPr>
          <w:noProof/>
          <w:lang w:val="en-US"/>
        </w:rPr>
      </w:pPr>
    </w:p>
    <w:p w:rsidR="0019500E" w:rsidRDefault="0019500E" w:rsidP="0019500E">
      <w:pPr>
        <w:pStyle w:val="paragraph"/>
        <w:spacing w:before="0" w:beforeAutospacing="0" w:after="0" w:afterAutospacing="0"/>
        <w:ind w:left="720"/>
        <w:textAlignment w:val="baseline"/>
        <w:rPr>
          <w:noProof/>
          <w:lang w:val="en-US"/>
        </w:rPr>
      </w:pPr>
    </w:p>
    <w:p w:rsidR="0019500E" w:rsidRDefault="0019500E" w:rsidP="0019500E">
      <w:pPr>
        <w:pStyle w:val="paragraph"/>
        <w:spacing w:before="0" w:beforeAutospacing="0" w:after="0" w:afterAutospacing="0"/>
        <w:ind w:left="720"/>
        <w:textAlignment w:val="baseline"/>
        <w:rPr>
          <w:noProof/>
          <w:lang w:val="en-US"/>
        </w:rPr>
      </w:pPr>
    </w:p>
    <w:p w:rsidR="0019500E" w:rsidRDefault="0019500E" w:rsidP="0019500E">
      <w:pPr>
        <w:pStyle w:val="paragraph"/>
        <w:spacing w:before="0" w:beforeAutospacing="0" w:after="0" w:afterAutospacing="0"/>
        <w:ind w:left="720"/>
        <w:textAlignment w:val="baseline"/>
        <w:rPr>
          <w:noProof/>
          <w:lang w:val="en-US"/>
        </w:rPr>
      </w:pPr>
    </w:p>
    <w:p w:rsidR="0019500E" w:rsidRDefault="0019500E" w:rsidP="0019500E">
      <w:pPr>
        <w:pStyle w:val="paragraph"/>
        <w:spacing w:before="0" w:beforeAutospacing="0" w:after="0" w:afterAutospacing="0"/>
        <w:ind w:left="720"/>
        <w:textAlignment w:val="baseline"/>
        <w:rPr>
          <w:noProof/>
          <w:lang w:val="en-US"/>
        </w:rPr>
      </w:pPr>
    </w:p>
    <w:p w:rsidR="0019500E" w:rsidRDefault="0019500E" w:rsidP="0019500E">
      <w:pPr>
        <w:pStyle w:val="paragraph"/>
        <w:spacing w:before="0" w:beforeAutospacing="0" w:after="0" w:afterAutospacing="0"/>
        <w:ind w:left="720"/>
        <w:textAlignment w:val="baseline"/>
        <w:rPr>
          <w:noProof/>
          <w:lang w:val="en-US"/>
        </w:rPr>
      </w:pPr>
    </w:p>
    <w:p w:rsidR="0019500E" w:rsidRDefault="0019500E" w:rsidP="0019500E">
      <w:pPr>
        <w:pStyle w:val="paragraph"/>
        <w:spacing w:before="0" w:beforeAutospacing="0" w:after="0" w:afterAutospacing="0"/>
        <w:ind w:left="720"/>
        <w:textAlignment w:val="baseline"/>
        <w:rPr>
          <w:noProof/>
          <w:lang w:val="en-US"/>
        </w:rPr>
      </w:pPr>
    </w:p>
    <w:p w:rsidR="0019500E" w:rsidRDefault="0019500E" w:rsidP="0019500E">
      <w:pPr>
        <w:pStyle w:val="paragraph"/>
        <w:spacing w:before="0" w:beforeAutospacing="0" w:after="0" w:afterAutospacing="0"/>
        <w:ind w:left="720"/>
        <w:textAlignment w:val="baseline"/>
        <w:rPr>
          <w:noProof/>
          <w:lang w:val="en-US"/>
        </w:rPr>
      </w:pPr>
    </w:p>
    <w:p w:rsidR="0019500E" w:rsidRDefault="0019500E" w:rsidP="0019500E">
      <w:pPr>
        <w:pStyle w:val="paragraph"/>
        <w:spacing w:before="0" w:beforeAutospacing="0" w:after="0" w:afterAutospacing="0"/>
        <w:ind w:left="720"/>
        <w:textAlignment w:val="baseline"/>
        <w:rPr>
          <w:noProof/>
          <w:lang w:val="en-US"/>
        </w:rPr>
      </w:pPr>
    </w:p>
    <w:p w:rsidR="0019500E" w:rsidRDefault="0019500E" w:rsidP="0019500E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noProof/>
          <w:lang w:val="en-US"/>
        </w:rPr>
      </w:pPr>
    </w:p>
    <w:p w:rsidR="0019500E" w:rsidRDefault="0019500E" w:rsidP="0019500E">
      <w:pPr>
        <w:pStyle w:val="paragraph"/>
        <w:spacing w:before="0" w:beforeAutospacing="0" w:after="0" w:afterAutospacing="0"/>
        <w:ind w:left="720"/>
        <w:textAlignment w:val="baseline"/>
        <w:rPr>
          <w:noProof/>
          <w:lang w:val="en-US"/>
        </w:rPr>
      </w:pPr>
      <w:r>
        <w:rPr>
          <w:noProof/>
        </w:rPr>
        <w:drawing>
          <wp:inline distT="0" distB="0" distL="0" distR="0" wp14:anchorId="5F86263E" wp14:editId="387610A2">
            <wp:extent cx="2743200" cy="2317531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1122" t="33352" r="11699" b="10776"/>
                    <a:stretch/>
                  </pic:blipFill>
                  <pic:spPr bwMode="auto">
                    <a:xfrm>
                      <a:off x="0" y="0"/>
                      <a:ext cx="2741734" cy="2316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00E" w:rsidRDefault="0019500E" w:rsidP="0019500E">
      <w:pPr>
        <w:pStyle w:val="paragraph"/>
        <w:spacing w:before="0" w:beforeAutospacing="0" w:after="0" w:afterAutospacing="0"/>
        <w:ind w:left="720"/>
        <w:textAlignment w:val="baseline"/>
        <w:rPr>
          <w:noProof/>
          <w:lang w:val="en-US"/>
        </w:rPr>
      </w:pPr>
    </w:p>
    <w:p w:rsidR="0019500E" w:rsidRDefault="0019500E" w:rsidP="0019500E">
      <w:pPr>
        <w:pStyle w:val="paragraph"/>
        <w:spacing w:before="0" w:beforeAutospacing="0" w:after="0" w:afterAutospacing="0"/>
        <w:ind w:left="720"/>
        <w:textAlignment w:val="baseline"/>
        <w:rPr>
          <w:noProof/>
          <w:lang w:val="en-US"/>
        </w:rPr>
      </w:pPr>
      <w:r>
        <w:rPr>
          <w:noProof/>
        </w:rPr>
        <w:drawing>
          <wp:inline distT="0" distB="0" distL="0" distR="0" wp14:anchorId="4A62E651" wp14:editId="57F5DB97">
            <wp:extent cx="2419350" cy="280919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3686" t="16819" r="12500" b="13341"/>
                    <a:stretch/>
                  </pic:blipFill>
                  <pic:spPr bwMode="auto">
                    <a:xfrm>
                      <a:off x="0" y="0"/>
                      <a:ext cx="2418058" cy="280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00E" w:rsidRDefault="0019500E" w:rsidP="0019500E">
      <w:pPr>
        <w:pStyle w:val="paragraph"/>
        <w:spacing w:before="0" w:beforeAutospacing="0" w:after="0" w:afterAutospacing="0"/>
        <w:ind w:left="720"/>
        <w:textAlignment w:val="baseline"/>
        <w:rPr>
          <w:noProof/>
          <w:lang w:val="en-US"/>
        </w:rPr>
      </w:pPr>
    </w:p>
    <w:p w:rsidR="0019500E" w:rsidRDefault="0019500E" w:rsidP="0019500E">
      <w:pPr>
        <w:pStyle w:val="paragraph"/>
        <w:spacing w:before="0" w:beforeAutospacing="0" w:after="0" w:afterAutospacing="0"/>
        <w:ind w:left="720"/>
        <w:textAlignment w:val="baseline"/>
        <w:rPr>
          <w:noProof/>
          <w:lang w:val="en-US"/>
        </w:rPr>
      </w:pPr>
      <w:r>
        <w:rPr>
          <w:noProof/>
        </w:rPr>
        <w:drawing>
          <wp:inline distT="0" distB="0" distL="0" distR="0" wp14:anchorId="797FF374" wp14:editId="64F2BEED">
            <wp:extent cx="2500899" cy="17240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0642" t="43044" r="11698" b="10776"/>
                    <a:stretch/>
                  </pic:blipFill>
                  <pic:spPr bwMode="auto">
                    <a:xfrm>
                      <a:off x="0" y="0"/>
                      <a:ext cx="2499564" cy="1723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969" w:rsidRPr="00926969" w:rsidRDefault="00926969" w:rsidP="00926969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8"/>
          <w:szCs w:val="18"/>
        </w:rPr>
      </w:pPr>
      <w:r w:rsidRPr="00926969">
        <w:rPr>
          <w:rStyle w:val="normaltextrun"/>
          <w:color w:val="000000"/>
          <w:position w:val="1"/>
          <w:sz w:val="28"/>
          <w:szCs w:val="28"/>
        </w:rPr>
        <w:t>При перемагничивании размеры и форма доменов изменяются и ферромагнетик деформируется.</w:t>
      </w:r>
      <w:r w:rsidRPr="00926969">
        <w:rPr>
          <w:rStyle w:val="eop"/>
          <w:sz w:val="28"/>
          <w:szCs w:val="28"/>
        </w:rPr>
        <w:t>​</w:t>
      </w:r>
      <w:r w:rsidRPr="00926969">
        <w:rPr>
          <w:rFonts w:ascii="Segoe UI" w:hAnsi="Segoe UI" w:cs="Segoe UI"/>
          <w:sz w:val="28"/>
          <w:szCs w:val="28"/>
        </w:rPr>
        <w:t xml:space="preserve"> </w:t>
      </w:r>
      <w:r w:rsidRPr="00926969">
        <w:rPr>
          <w:rStyle w:val="normaltextrun"/>
          <w:color w:val="000000"/>
          <w:position w:val="1"/>
          <w:sz w:val="28"/>
          <w:szCs w:val="28"/>
        </w:rPr>
        <w:t xml:space="preserve">Явление </w:t>
      </w:r>
      <w:proofErr w:type="gramStart"/>
      <w:r w:rsidRPr="00926969">
        <w:rPr>
          <w:rStyle w:val="normaltextrun"/>
          <w:color w:val="000000"/>
          <w:position w:val="1"/>
          <w:sz w:val="28"/>
          <w:szCs w:val="28"/>
        </w:rPr>
        <w:t>открыто</w:t>
      </w:r>
      <w:proofErr w:type="gramEnd"/>
      <w:r w:rsidRPr="00926969">
        <w:rPr>
          <w:rStyle w:val="normaltextrun"/>
          <w:color w:val="000000"/>
          <w:position w:val="1"/>
          <w:sz w:val="28"/>
          <w:szCs w:val="28"/>
          <w:lang w:val="en-US"/>
        </w:rPr>
        <w:t xml:space="preserve"> </w:t>
      </w:r>
      <w:r w:rsidRPr="00926969">
        <w:rPr>
          <w:rStyle w:val="normaltextrun"/>
          <w:color w:val="000000"/>
          <w:position w:val="1"/>
          <w:sz w:val="28"/>
          <w:szCs w:val="28"/>
        </w:rPr>
        <w:t>названо магнитострикцией</w:t>
      </w:r>
      <w:r w:rsidRPr="00926969">
        <w:rPr>
          <w:rStyle w:val="normaltextrun"/>
          <w:color w:val="000000"/>
          <w:position w:val="1"/>
          <w:sz w:val="37"/>
          <w:szCs w:val="37"/>
        </w:rPr>
        <w:t>.  </w:t>
      </w:r>
      <w:r w:rsidRPr="00926969">
        <w:rPr>
          <w:rStyle w:val="eop"/>
          <w:sz w:val="37"/>
          <w:szCs w:val="37"/>
        </w:rPr>
        <w:t>​</w:t>
      </w:r>
    </w:p>
    <w:p w:rsidR="00926969" w:rsidRDefault="00926969" w:rsidP="00926969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color w:val="000000"/>
          <w:sz w:val="37"/>
          <w:szCs w:val="37"/>
          <w:shd w:val="clear" w:color="auto" w:fill="EDEBE9"/>
          <w:lang w:val="en-US"/>
        </w:rPr>
      </w:pPr>
      <w:r w:rsidRPr="00926969">
        <w:rPr>
          <w:rStyle w:val="normaltextrun"/>
          <w:b/>
          <w:bCs/>
          <w:position w:val="1"/>
          <w:sz w:val="28"/>
          <w:szCs w:val="28"/>
        </w:rPr>
        <w:t>Эффект </w:t>
      </w:r>
      <w:proofErr w:type="spellStart"/>
      <w:r w:rsidRPr="00926969">
        <w:rPr>
          <w:rStyle w:val="spellingerror"/>
          <w:b/>
          <w:bCs/>
          <w:position w:val="1"/>
          <w:sz w:val="28"/>
          <w:szCs w:val="28"/>
        </w:rPr>
        <w:t>Вилла́ри</w:t>
      </w:r>
      <w:proofErr w:type="spellEnd"/>
      <w:r w:rsidRPr="00926969">
        <w:rPr>
          <w:rStyle w:val="normaltextrun"/>
          <w:position w:val="1"/>
          <w:sz w:val="28"/>
          <w:szCs w:val="28"/>
        </w:rPr>
        <w:t> или </w:t>
      </w:r>
      <w:proofErr w:type="spellStart"/>
      <w:r w:rsidRPr="00926969">
        <w:rPr>
          <w:rStyle w:val="spellingerror"/>
          <w:b/>
          <w:bCs/>
          <w:position w:val="1"/>
          <w:sz w:val="28"/>
          <w:szCs w:val="28"/>
        </w:rPr>
        <w:t>магнитоупругий</w:t>
      </w:r>
      <w:proofErr w:type="spellEnd"/>
      <w:r w:rsidRPr="00926969">
        <w:rPr>
          <w:rStyle w:val="normaltextrun"/>
          <w:b/>
          <w:bCs/>
          <w:position w:val="1"/>
          <w:sz w:val="28"/>
          <w:szCs w:val="28"/>
        </w:rPr>
        <w:t> эффект</w:t>
      </w:r>
      <w:r w:rsidRPr="00926969">
        <w:rPr>
          <w:rStyle w:val="normaltextrun"/>
          <w:position w:val="1"/>
          <w:sz w:val="28"/>
          <w:szCs w:val="28"/>
        </w:rPr>
        <w:t> — явление обратное </w:t>
      </w:r>
      <w:hyperlink r:id="rId16" w:tgtFrame="_blank" w:history="1">
        <w:r w:rsidRPr="00926969">
          <w:rPr>
            <w:rStyle w:val="normaltextrun"/>
            <w:position w:val="1"/>
            <w:sz w:val="28"/>
            <w:szCs w:val="28"/>
          </w:rPr>
          <w:t>магнитострикции</w:t>
        </w:r>
      </w:hyperlink>
      <w:r w:rsidRPr="00926969">
        <w:rPr>
          <w:rStyle w:val="normaltextrun"/>
          <w:position w:val="1"/>
          <w:sz w:val="28"/>
          <w:szCs w:val="28"/>
        </w:rPr>
        <w:t>, заключающееся в изменении </w:t>
      </w:r>
      <w:hyperlink r:id="rId17" w:tgtFrame="_blank" w:history="1">
        <w:r w:rsidRPr="00926969">
          <w:rPr>
            <w:rStyle w:val="normaltextrun"/>
            <w:position w:val="1"/>
            <w:sz w:val="28"/>
            <w:szCs w:val="28"/>
          </w:rPr>
          <w:t>намагниченности</w:t>
        </w:r>
      </w:hyperlink>
      <w:r w:rsidRPr="00926969">
        <w:rPr>
          <w:rStyle w:val="normaltextrun"/>
          <w:position w:val="1"/>
          <w:sz w:val="28"/>
          <w:szCs w:val="28"/>
        </w:rPr>
        <w:t xml:space="preserve"> магнетика под действием механических деформаций. </w:t>
      </w:r>
      <w:proofErr w:type="gramStart"/>
      <w:r w:rsidRPr="00926969">
        <w:rPr>
          <w:rStyle w:val="normaltextrun"/>
          <w:position w:val="1"/>
          <w:sz w:val="28"/>
          <w:szCs w:val="28"/>
        </w:rPr>
        <w:t>Назван по имени открывшего его в 1865 году итальянского физика </w:t>
      </w:r>
      <w:proofErr w:type="spellStart"/>
      <w:r w:rsidRPr="00926969">
        <w:rPr>
          <w:sz w:val="28"/>
          <w:szCs w:val="28"/>
        </w:rPr>
        <w:fldChar w:fldCharType="begin"/>
      </w:r>
      <w:r w:rsidRPr="00926969">
        <w:rPr>
          <w:sz w:val="28"/>
          <w:szCs w:val="28"/>
        </w:rPr>
        <w:instrText xml:space="preserve"> HYPERLINK "https://ru.wikipedia.org/wiki/%D0%92%D0%B8%D0%BB%D0%BB%D0%B0%D1%80%D0%B8,_%D0%AD%D0%BC%D0%B8%D0%BB%D0%B8%D0%BE" \t "_blank" </w:instrText>
      </w:r>
      <w:r w:rsidRPr="00926969">
        <w:rPr>
          <w:sz w:val="28"/>
          <w:szCs w:val="28"/>
        </w:rPr>
        <w:fldChar w:fldCharType="separate"/>
      </w:r>
      <w:r w:rsidRPr="00926969">
        <w:rPr>
          <w:rStyle w:val="spellingerror"/>
          <w:position w:val="1"/>
          <w:sz w:val="28"/>
          <w:szCs w:val="28"/>
        </w:rPr>
        <w:t>Э.Виллари</w:t>
      </w:r>
      <w:proofErr w:type="spellEnd"/>
      <w:r w:rsidRPr="00926969">
        <w:rPr>
          <w:sz w:val="28"/>
          <w:szCs w:val="28"/>
        </w:rPr>
        <w:fldChar w:fldCharType="end"/>
      </w:r>
      <w:r>
        <w:rPr>
          <w:rStyle w:val="eop"/>
          <w:color w:val="000000"/>
          <w:sz w:val="37"/>
          <w:szCs w:val="37"/>
          <w:shd w:val="clear" w:color="auto" w:fill="EDEBE9"/>
        </w:rPr>
        <w:t>​</w:t>
      </w:r>
      <w:proofErr w:type="gramEnd"/>
    </w:p>
    <w:p w:rsidR="00926969" w:rsidRPr="00926969" w:rsidRDefault="00926969" w:rsidP="00926969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28"/>
          <w:szCs w:val="28"/>
        </w:rPr>
      </w:pPr>
      <w:r w:rsidRPr="00926969">
        <w:rPr>
          <w:rStyle w:val="normaltextrun"/>
          <w:color w:val="000000"/>
          <w:position w:val="1"/>
          <w:sz w:val="28"/>
          <w:szCs w:val="28"/>
        </w:rPr>
        <w:lastRenderedPageBreak/>
        <w:t>Существование доменов экспериментально доказано советским физиком Николаем Сергеевичем Акуловым (1900-1976) в 1928 г. методом порошковых фигур.</w:t>
      </w:r>
      <w:r w:rsidRPr="00926969">
        <w:rPr>
          <w:rStyle w:val="eop"/>
          <w:color w:val="000000"/>
          <w:sz w:val="28"/>
          <w:szCs w:val="28"/>
        </w:rPr>
        <w:t>​</w:t>
      </w:r>
    </w:p>
    <w:p w:rsidR="0019500E" w:rsidRPr="00926969" w:rsidRDefault="0019500E" w:rsidP="00926969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noProof/>
        </w:rPr>
      </w:pPr>
    </w:p>
    <w:p w:rsidR="00926969" w:rsidRDefault="00926969" w:rsidP="0019500E">
      <w:pPr>
        <w:pStyle w:val="paragraph"/>
        <w:spacing w:before="0" w:beforeAutospacing="0" w:after="0" w:afterAutospacing="0"/>
        <w:ind w:left="720"/>
        <w:textAlignment w:val="baseline"/>
        <w:rPr>
          <w:noProof/>
          <w:lang w:val="en-US"/>
        </w:rPr>
      </w:pPr>
    </w:p>
    <w:p w:rsidR="0019500E" w:rsidRDefault="00926969" w:rsidP="0019500E">
      <w:pPr>
        <w:pStyle w:val="paragraph"/>
        <w:spacing w:before="0" w:beforeAutospacing="0" w:after="0" w:afterAutospacing="0"/>
        <w:ind w:left="720"/>
        <w:textAlignment w:val="baseline"/>
        <w:rPr>
          <w:noProof/>
          <w:lang w:val="en-US"/>
        </w:rPr>
      </w:pPr>
      <w:r>
        <w:rPr>
          <w:noProof/>
        </w:rPr>
        <w:drawing>
          <wp:inline distT="0" distB="0" distL="0" distR="0" wp14:anchorId="7A310D72" wp14:editId="5A5E9A5F">
            <wp:extent cx="2486025" cy="1388471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8655" t="20809" r="11217" b="49259"/>
                    <a:stretch/>
                  </pic:blipFill>
                  <pic:spPr bwMode="auto">
                    <a:xfrm>
                      <a:off x="0" y="0"/>
                      <a:ext cx="2484698" cy="138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969" w:rsidRPr="00926969" w:rsidRDefault="00926969" w:rsidP="00926969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noProof/>
          <w:lang w:val="en-US"/>
        </w:rPr>
      </w:pPr>
    </w:p>
    <w:p w:rsidR="0019500E" w:rsidRPr="00926969" w:rsidRDefault="0019500E" w:rsidP="0019500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:rsidR="00926969" w:rsidRDefault="00926969" w:rsidP="0019500E">
      <w:pPr>
        <w:pStyle w:val="paragraph"/>
        <w:spacing w:before="0" w:beforeAutospacing="0" w:after="0" w:afterAutospacing="0"/>
        <w:ind w:left="360"/>
        <w:textAlignment w:val="baseline"/>
        <w:rPr>
          <w:noProof/>
          <w:lang w:val="en-US"/>
        </w:rPr>
      </w:pPr>
      <w:r>
        <w:rPr>
          <w:noProof/>
        </w:rPr>
        <w:drawing>
          <wp:inline distT="0" distB="0" distL="0" distR="0" wp14:anchorId="300DC6F3" wp14:editId="1B961738">
            <wp:extent cx="3390616" cy="142875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6218" t="27366" r="12821" b="34436"/>
                    <a:stretch/>
                  </pic:blipFill>
                  <pic:spPr bwMode="auto">
                    <a:xfrm>
                      <a:off x="0" y="0"/>
                      <a:ext cx="3388805" cy="142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969" w:rsidRDefault="00926969" w:rsidP="0019500E">
      <w:pPr>
        <w:pStyle w:val="paragraph"/>
        <w:spacing w:before="0" w:beforeAutospacing="0" w:after="0" w:afterAutospacing="0"/>
        <w:ind w:left="360"/>
        <w:textAlignment w:val="baseline"/>
        <w:rPr>
          <w:noProof/>
          <w:lang w:val="en-US"/>
        </w:rPr>
      </w:pPr>
    </w:p>
    <w:p w:rsidR="00926969" w:rsidRDefault="00926969" w:rsidP="0019500E">
      <w:pPr>
        <w:pStyle w:val="paragraph"/>
        <w:spacing w:before="0" w:beforeAutospacing="0" w:after="0" w:afterAutospacing="0"/>
        <w:ind w:left="360"/>
        <w:textAlignment w:val="baseline"/>
        <w:rPr>
          <w:noProof/>
          <w:lang w:val="en-US"/>
        </w:rPr>
      </w:pPr>
      <w:r>
        <w:rPr>
          <w:noProof/>
        </w:rPr>
        <w:drawing>
          <wp:inline distT="0" distB="0" distL="0" distR="0" wp14:anchorId="1951E5C5" wp14:editId="7D9B808A">
            <wp:extent cx="3390900" cy="14886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4775" t="18529" r="12660" b="40422"/>
                    <a:stretch/>
                  </pic:blipFill>
                  <pic:spPr bwMode="auto">
                    <a:xfrm>
                      <a:off x="0" y="0"/>
                      <a:ext cx="3389089" cy="1487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969" w:rsidRDefault="00926969" w:rsidP="0019500E">
      <w:pPr>
        <w:pStyle w:val="paragraph"/>
        <w:spacing w:before="0" w:beforeAutospacing="0" w:after="0" w:afterAutospacing="0"/>
        <w:ind w:left="360"/>
        <w:textAlignment w:val="baseline"/>
        <w:rPr>
          <w:noProof/>
          <w:lang w:val="en-US"/>
        </w:rPr>
      </w:pPr>
    </w:p>
    <w:p w:rsidR="00926969" w:rsidRDefault="00926969" w:rsidP="0019500E">
      <w:pPr>
        <w:pStyle w:val="paragraph"/>
        <w:spacing w:before="0" w:beforeAutospacing="0" w:after="0" w:afterAutospacing="0"/>
        <w:ind w:left="360"/>
        <w:textAlignment w:val="baseline"/>
        <w:rPr>
          <w:noProof/>
          <w:lang w:val="en-US"/>
        </w:rPr>
      </w:pPr>
      <w:r>
        <w:rPr>
          <w:noProof/>
        </w:rPr>
        <w:drawing>
          <wp:inline distT="0" distB="0" distL="0" distR="0" wp14:anchorId="783D5D93" wp14:editId="5347F19A">
            <wp:extent cx="3390900" cy="139746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4616" t="19099" r="12500" b="42133"/>
                    <a:stretch/>
                  </pic:blipFill>
                  <pic:spPr bwMode="auto">
                    <a:xfrm>
                      <a:off x="0" y="0"/>
                      <a:ext cx="3389088" cy="139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A87" w:rsidRPr="000C1A87" w:rsidRDefault="000C1A87" w:rsidP="000C1A87">
      <w:pPr>
        <w:pStyle w:val="a3"/>
        <w:numPr>
          <w:ilvl w:val="0"/>
          <w:numId w:val="3"/>
        </w:numPr>
        <w:spacing w:before="450" w:after="450" w:line="240" w:lineRule="auto"/>
        <w:ind w:right="450"/>
        <w:outlineLvl w:val="0"/>
        <w:rPr>
          <w:rFonts w:ascii="Arial" w:eastAsia="Times New Roman" w:hAnsi="Arial" w:cs="Arial"/>
          <w:b/>
          <w:bCs/>
          <w:color w:val="474747"/>
          <w:kern w:val="36"/>
          <w:sz w:val="30"/>
          <w:szCs w:val="30"/>
          <w:lang w:eastAsia="ru-RU"/>
        </w:rPr>
      </w:pPr>
      <w:r w:rsidRPr="000C1A87">
        <w:rPr>
          <w:rFonts w:ascii="Arial" w:eastAsia="Times New Roman" w:hAnsi="Arial" w:cs="Arial"/>
          <w:b/>
          <w:bCs/>
          <w:color w:val="474747"/>
          <w:kern w:val="36"/>
          <w:sz w:val="30"/>
          <w:szCs w:val="30"/>
          <w:lang w:eastAsia="ru-RU"/>
        </w:rPr>
        <w:t>Общая характеристика теории Максвелла</w:t>
      </w:r>
    </w:p>
    <w:p w:rsidR="000C1A87" w:rsidRPr="000C1A87" w:rsidRDefault="000C1A87" w:rsidP="000C1A87">
      <w:pPr>
        <w:pStyle w:val="a3"/>
        <w:spacing w:before="150" w:after="150" w:line="360" w:lineRule="atLeast"/>
        <w:ind w:right="150"/>
        <w:rPr>
          <w:ins w:id="0" w:author="Unknown"/>
          <w:rFonts w:ascii="Arial" w:eastAsia="Times New Roman" w:hAnsi="Arial" w:cs="Arial"/>
          <w:sz w:val="24"/>
          <w:szCs w:val="24"/>
          <w:lang w:eastAsia="ru-RU"/>
        </w:rPr>
      </w:pPr>
      <w:ins w:id="1" w:author="Unknown">
        <w:r w:rsidRPr="000C1A87">
          <w:rPr>
            <w:rFonts w:ascii="Arial" w:eastAsia="Times New Roman" w:hAnsi="Arial" w:cs="Arial"/>
            <w:sz w:val="24"/>
            <w:szCs w:val="24"/>
            <w:lang w:eastAsia="ru-RU"/>
          </w:rPr>
          <w:t>1. Теория явилась обобщением важнейших законов, описывающих электрические, магнитные и электромагнитные явления (теорема Гаусса, закон постоянного тока, электромагнитная индукция).</w:t>
        </w:r>
      </w:ins>
    </w:p>
    <w:p w:rsidR="000C1A87" w:rsidRPr="000C1A87" w:rsidRDefault="000C1A87" w:rsidP="000C1A87">
      <w:pPr>
        <w:pStyle w:val="a3"/>
        <w:spacing w:before="150" w:after="150" w:line="360" w:lineRule="atLeast"/>
        <w:ind w:right="150"/>
        <w:rPr>
          <w:rFonts w:ascii="Arial" w:eastAsia="Times New Roman" w:hAnsi="Arial" w:cs="Arial"/>
          <w:sz w:val="24"/>
          <w:szCs w:val="24"/>
          <w:lang w:eastAsia="ru-RU"/>
        </w:rPr>
      </w:pPr>
      <w:ins w:id="2" w:author="Unknown">
        <w:r w:rsidRPr="000C1A87">
          <w:rPr>
            <w:rFonts w:ascii="Arial" w:eastAsia="Times New Roman" w:hAnsi="Arial" w:cs="Arial"/>
            <w:sz w:val="24"/>
            <w:szCs w:val="24"/>
            <w:lang w:eastAsia="ru-RU"/>
          </w:rPr>
          <w:lastRenderedPageBreak/>
          <w:t>2. Теория имеет феноменологический характер – не рассматривает внутренний механизм явлений, происходящих в среде (среда описывается величинами </w:t>
        </w:r>
      </w:ins>
      <w:r w:rsidRPr="000C1A87">
        <w:rPr>
          <w:noProof/>
          <w:lang w:eastAsia="ru-RU"/>
        </w:rPr>
        <w:drawing>
          <wp:inline distT="0" distB="0" distL="0" distR="0" wp14:anchorId="21495ED6" wp14:editId="16C7FBA2">
            <wp:extent cx="342900" cy="180975"/>
            <wp:effectExtent l="0" t="0" r="0" b="9525"/>
            <wp:docPr id="17" name="Рисунок 17" descr="https://ok-t.ru/helpiksorg/baza5/66722680944.files/image12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ok-t.ru/helpiksorg/baza5/66722680944.files/image1296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ins w:id="3" w:author="Unknown">
        <w:r w:rsidRPr="000C1A87">
          <w:rPr>
            <w:rFonts w:ascii="Arial" w:eastAsia="Times New Roman" w:hAnsi="Arial" w:cs="Arial"/>
            <w:sz w:val="24"/>
            <w:szCs w:val="24"/>
            <w:lang w:eastAsia="ru-RU"/>
          </w:rPr>
          <w:t> )</w:t>
        </w:r>
        <w:proofErr w:type="gramEnd"/>
        <w:r w:rsidRPr="000C1A87">
          <w:rPr>
            <w:rFonts w:ascii="Arial" w:eastAsia="Times New Roman" w:hAnsi="Arial" w:cs="Arial"/>
            <w:sz w:val="24"/>
            <w:szCs w:val="24"/>
            <w:lang w:eastAsia="ru-RU"/>
          </w:rPr>
          <w:t>.</w:t>
        </w:r>
      </w:ins>
    </w:p>
    <w:p w:rsidR="000C1A87" w:rsidRPr="000C1A87" w:rsidRDefault="000C1A87" w:rsidP="000C1A87">
      <w:pPr>
        <w:pStyle w:val="a3"/>
        <w:spacing w:before="150" w:after="150" w:line="360" w:lineRule="atLeast"/>
        <w:ind w:right="150"/>
        <w:rPr>
          <w:ins w:id="4" w:author="Unknown"/>
          <w:rFonts w:ascii="Arial" w:eastAsia="Times New Roman" w:hAnsi="Arial" w:cs="Arial"/>
          <w:sz w:val="24"/>
          <w:szCs w:val="24"/>
          <w:lang w:eastAsia="ru-RU"/>
        </w:rPr>
      </w:pPr>
      <w:ins w:id="5" w:author="Unknown">
        <w:r w:rsidRPr="000C1A87">
          <w:rPr>
            <w:rFonts w:ascii="Arial" w:eastAsia="Times New Roman" w:hAnsi="Arial" w:cs="Arial"/>
            <w:sz w:val="24"/>
            <w:szCs w:val="24"/>
            <w:lang w:eastAsia="ru-RU"/>
          </w:rPr>
          <w:t>3. В теории рассматриваются макроскопические поля, создаваемые макроскопическими зарядами и токами.</w:t>
        </w:r>
      </w:ins>
    </w:p>
    <w:p w:rsidR="000C1A87" w:rsidRPr="000C1A87" w:rsidRDefault="000C1A87" w:rsidP="000C1A87">
      <w:pPr>
        <w:pStyle w:val="a3"/>
        <w:spacing w:before="150" w:after="150" w:line="360" w:lineRule="atLeast"/>
        <w:ind w:right="150"/>
        <w:rPr>
          <w:ins w:id="6" w:author="Unknown"/>
          <w:rFonts w:ascii="Arial" w:eastAsia="Times New Roman" w:hAnsi="Arial" w:cs="Arial"/>
          <w:sz w:val="24"/>
          <w:szCs w:val="24"/>
          <w:lang w:eastAsia="ru-RU"/>
        </w:rPr>
      </w:pPr>
      <w:ins w:id="7" w:author="Unknown">
        <w:r w:rsidRPr="000C1A87">
          <w:rPr>
            <w:rFonts w:ascii="Arial" w:eastAsia="Times New Roman" w:hAnsi="Arial" w:cs="Arial"/>
            <w:sz w:val="24"/>
            <w:szCs w:val="24"/>
            <w:lang w:eastAsia="ru-RU"/>
          </w:rPr>
          <w:t xml:space="preserve">4. Макроскопические заряды и токи являются совокупностями микроскопических зарядов и токов, создающих микрополя, непрерывно изменяющиеся в каждой точке пространства. </w:t>
        </w:r>
        <w:proofErr w:type="spellStart"/>
        <w:r w:rsidRPr="000C1A87">
          <w:rPr>
            <w:rFonts w:ascii="Arial" w:eastAsia="Times New Roman" w:hAnsi="Arial" w:cs="Arial"/>
            <w:sz w:val="24"/>
            <w:szCs w:val="24"/>
            <w:lang w:eastAsia="ru-RU"/>
          </w:rPr>
          <w:t>Макрополя</w:t>
        </w:r>
        <w:proofErr w:type="spellEnd"/>
        <w:r w:rsidRPr="000C1A87">
          <w:rPr>
            <w:rFonts w:ascii="Arial" w:eastAsia="Times New Roman" w:hAnsi="Arial" w:cs="Arial"/>
            <w:sz w:val="24"/>
            <w:szCs w:val="24"/>
            <w:lang w:eastAsia="ru-RU"/>
          </w:rPr>
          <w:t xml:space="preserve"> представляют собой усредненные микрополя.</w:t>
        </w:r>
      </w:ins>
    </w:p>
    <w:p w:rsidR="000C1A87" w:rsidRPr="000C1A87" w:rsidRDefault="000C1A87" w:rsidP="000C1A87">
      <w:pPr>
        <w:pStyle w:val="a3"/>
        <w:spacing w:before="150" w:after="150" w:line="360" w:lineRule="atLeast"/>
        <w:ind w:right="150"/>
        <w:rPr>
          <w:ins w:id="8" w:author="Unknown"/>
          <w:rFonts w:ascii="Arial" w:eastAsia="Times New Roman" w:hAnsi="Arial" w:cs="Arial"/>
          <w:sz w:val="24"/>
          <w:szCs w:val="24"/>
          <w:lang w:eastAsia="ru-RU"/>
        </w:rPr>
      </w:pPr>
      <w:ins w:id="9" w:author="Unknown">
        <w:r w:rsidRPr="000C1A87">
          <w:rPr>
            <w:rFonts w:ascii="Arial" w:eastAsia="Times New Roman" w:hAnsi="Arial" w:cs="Arial"/>
            <w:sz w:val="24"/>
            <w:szCs w:val="24"/>
            <w:lang w:eastAsia="ru-RU"/>
          </w:rPr>
          <w:t>5. Теория Максвелла является теорией близкодействия.</w:t>
        </w:r>
      </w:ins>
    </w:p>
    <w:p w:rsidR="000C1A87" w:rsidRPr="000C1A87" w:rsidRDefault="000C1A87" w:rsidP="000C1A87">
      <w:pPr>
        <w:pStyle w:val="a3"/>
        <w:spacing w:before="150" w:after="150" w:line="360" w:lineRule="atLeast"/>
        <w:ind w:right="150"/>
        <w:rPr>
          <w:ins w:id="10" w:author="Unknown"/>
          <w:rFonts w:ascii="Arial" w:eastAsia="Times New Roman" w:hAnsi="Arial" w:cs="Arial"/>
          <w:sz w:val="24"/>
          <w:szCs w:val="24"/>
          <w:lang w:eastAsia="ru-RU"/>
        </w:rPr>
      </w:pPr>
      <w:ins w:id="11" w:author="Unknown">
        <w:r w:rsidRPr="000C1A87">
          <w:rPr>
            <w:rFonts w:ascii="Arial" w:eastAsia="Times New Roman" w:hAnsi="Arial" w:cs="Arial"/>
            <w:sz w:val="24"/>
            <w:szCs w:val="24"/>
            <w:lang w:eastAsia="ru-RU"/>
          </w:rPr>
          <w:t>6. Уравнения Максвелла инвариантны относительно преобразованиям Лоренца.</w:t>
        </w:r>
      </w:ins>
    </w:p>
    <w:p w:rsidR="00926969" w:rsidRPr="000C1A87" w:rsidRDefault="00926969" w:rsidP="000C1A87">
      <w:pPr>
        <w:pStyle w:val="paragraph"/>
        <w:spacing w:before="0" w:beforeAutospacing="0" w:after="0" w:afterAutospacing="0"/>
        <w:ind w:left="720"/>
        <w:textAlignment w:val="baseline"/>
        <w:rPr>
          <w:noProof/>
        </w:rPr>
      </w:pPr>
    </w:p>
    <w:p w:rsidR="000C1A87" w:rsidRPr="000C1A87" w:rsidRDefault="000C1A87" w:rsidP="000C1A87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0C1A87">
        <w:rPr>
          <w:rStyle w:val="normaltextrun"/>
          <w:color w:val="000000"/>
          <w:position w:val="1"/>
          <w:sz w:val="28"/>
          <w:szCs w:val="28"/>
        </w:rPr>
        <w:t>переменное магнитное</w:t>
      </w:r>
      <w:r w:rsidRPr="000C1A87">
        <w:rPr>
          <w:rStyle w:val="normaltextrun"/>
          <w:color w:val="000000"/>
          <w:position w:val="1"/>
          <w:sz w:val="28"/>
          <w:szCs w:val="28"/>
        </w:rPr>
        <w:t xml:space="preserve"> поле создает в любой точке вихревое электрическое</w:t>
      </w:r>
      <w:r w:rsidRPr="000C1A87">
        <w:rPr>
          <w:rStyle w:val="eop"/>
          <w:sz w:val="28"/>
          <w:szCs w:val="28"/>
        </w:rPr>
        <w:t>​</w:t>
      </w:r>
      <w:r w:rsidRPr="000C1A87">
        <w:rPr>
          <w:rFonts w:ascii="Segoe UI" w:hAnsi="Segoe UI" w:cs="Segoe UI"/>
          <w:sz w:val="28"/>
          <w:szCs w:val="28"/>
        </w:rPr>
        <w:t xml:space="preserve">  </w:t>
      </w:r>
      <w:r w:rsidRPr="000C1A87">
        <w:rPr>
          <w:rStyle w:val="normaltextrun"/>
          <w:color w:val="000000"/>
          <w:position w:val="1"/>
          <w:sz w:val="28"/>
          <w:szCs w:val="28"/>
        </w:rPr>
        <w:t>поле, которое не зависит от того, находится ли в этой</w:t>
      </w:r>
      <w:r w:rsidRPr="000C1A87">
        <w:rPr>
          <w:rStyle w:val="eop"/>
          <w:sz w:val="28"/>
          <w:szCs w:val="28"/>
        </w:rPr>
        <w:t>​</w:t>
      </w:r>
      <w:r w:rsidRPr="000C1A87">
        <w:rPr>
          <w:rStyle w:val="normaltextrun"/>
          <w:color w:val="000000"/>
          <w:position w:val="1"/>
          <w:sz w:val="28"/>
          <w:szCs w:val="28"/>
        </w:rPr>
        <w:t xml:space="preserve"> точке проводник или нет. </w:t>
      </w:r>
      <w:r w:rsidRPr="000C1A87">
        <w:rPr>
          <w:rStyle w:val="eop"/>
          <w:sz w:val="28"/>
          <w:szCs w:val="28"/>
        </w:rPr>
        <w:t>​</w:t>
      </w:r>
    </w:p>
    <w:p w:rsidR="000C1A87" w:rsidRPr="000C1A87" w:rsidRDefault="000C1A87" w:rsidP="000C1A8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  <w:r w:rsidRPr="000C1A87">
        <w:rPr>
          <w:rStyle w:val="normaltextrun"/>
          <w:color w:val="000000"/>
          <w:position w:val="1"/>
          <w:sz w:val="28"/>
          <w:szCs w:val="28"/>
        </w:rPr>
        <w:t>Проводник лишь индикатор электрического поля.</w:t>
      </w:r>
      <w:r w:rsidRPr="000C1A87">
        <w:rPr>
          <w:rStyle w:val="eop"/>
          <w:sz w:val="28"/>
          <w:szCs w:val="28"/>
        </w:rPr>
        <w:t>​</w:t>
      </w:r>
    </w:p>
    <w:p w:rsidR="000C1A87" w:rsidRPr="000C1A87" w:rsidRDefault="000C1A87" w:rsidP="000C1A87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8"/>
          <w:szCs w:val="28"/>
        </w:rPr>
      </w:pPr>
      <w:r w:rsidRPr="000C1A87">
        <w:rPr>
          <w:rStyle w:val="normaltextrun"/>
          <w:color w:val="000000"/>
          <w:position w:val="1"/>
          <w:sz w:val="28"/>
          <w:szCs w:val="28"/>
        </w:rPr>
        <w:t>Всякое изменение электрического поля вызывает в окружающем пространстве  появление вихревого магнитного  поля.</w:t>
      </w:r>
      <w:r w:rsidRPr="000C1A87">
        <w:rPr>
          <w:rStyle w:val="eop"/>
          <w:color w:val="000000"/>
          <w:sz w:val="28"/>
          <w:szCs w:val="28"/>
        </w:rPr>
        <w:t>​</w:t>
      </w:r>
    </w:p>
    <w:p w:rsidR="000456FA" w:rsidRPr="000C1A87" w:rsidRDefault="000C1A87" w:rsidP="000C1A87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0C1A87">
        <w:rPr>
          <w:rStyle w:val="normaltextrun"/>
          <w:color w:val="000000"/>
          <w:position w:val="1"/>
          <w:sz w:val="28"/>
          <w:szCs w:val="28"/>
        </w:rPr>
        <w:t>Количественной мерой магнитного действия переменного электрического поля является </w:t>
      </w:r>
      <w:r w:rsidRPr="000C1A87">
        <w:rPr>
          <w:rStyle w:val="normaltextrun"/>
          <w:b/>
          <w:bCs/>
          <w:color w:val="000000"/>
          <w:position w:val="1"/>
          <w:sz w:val="28"/>
          <w:szCs w:val="28"/>
          <w:u w:val="single"/>
        </w:rPr>
        <w:t>ток смещения</w:t>
      </w:r>
      <w:r w:rsidRPr="000C1A87">
        <w:rPr>
          <w:rStyle w:val="normaltextrun"/>
          <w:color w:val="000000"/>
          <w:position w:val="1"/>
          <w:sz w:val="28"/>
          <w:szCs w:val="28"/>
        </w:rPr>
        <w:t>.</w:t>
      </w:r>
      <w:r w:rsidRPr="000C1A87">
        <w:rPr>
          <w:rStyle w:val="eop"/>
          <w:color w:val="000000"/>
          <w:sz w:val="28"/>
          <w:szCs w:val="28"/>
        </w:rPr>
        <w:t>​</w:t>
      </w:r>
    </w:p>
    <w:p w:rsidR="000456FA" w:rsidRDefault="000C1A87" w:rsidP="000456FA">
      <w:pPr>
        <w:pStyle w:val="a3"/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</w:rPr>
      </w:pPr>
      <w:r w:rsidRPr="000C1A87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</w:rPr>
        <w:t>Ток проводимости в проводниках замыкается током смещения в диэлектриках – цепь замкнута</w:t>
      </w:r>
    </w:p>
    <w:p w:rsidR="000C1A87" w:rsidRPr="000C1A87" w:rsidRDefault="000C1A87" w:rsidP="000C1A87">
      <w:pPr>
        <w:pStyle w:val="a3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C1A87" w:rsidRDefault="000C1A87" w:rsidP="000456FA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19F7616" wp14:editId="5D81D8AC">
            <wp:extent cx="3444949" cy="1952553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7241" t="36943" r="13089" b="12981"/>
                    <a:stretch/>
                  </pic:blipFill>
                  <pic:spPr bwMode="auto">
                    <a:xfrm>
                      <a:off x="0" y="0"/>
                      <a:ext cx="3451247" cy="195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807" w:rsidRDefault="004A5807" w:rsidP="000456FA">
      <w:pPr>
        <w:pStyle w:val="a3"/>
        <w:rPr>
          <w:noProof/>
          <w:lang w:eastAsia="ru-RU"/>
        </w:rPr>
      </w:pPr>
    </w:p>
    <w:p w:rsidR="000C1A87" w:rsidRDefault="000C1A87" w:rsidP="000456FA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D411E21" wp14:editId="20542CE6">
            <wp:extent cx="3413051" cy="1663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6882" t="47134" r="13524" b="9872"/>
                    <a:stretch/>
                  </pic:blipFill>
                  <pic:spPr bwMode="auto">
                    <a:xfrm>
                      <a:off x="0" y="0"/>
                      <a:ext cx="3426956" cy="1670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807" w:rsidRDefault="004A5807" w:rsidP="000456FA">
      <w:pPr>
        <w:pStyle w:val="a3"/>
        <w:rPr>
          <w:noProof/>
          <w:lang w:eastAsia="ru-RU"/>
        </w:rPr>
      </w:pPr>
    </w:p>
    <w:p w:rsidR="004A5807" w:rsidRDefault="004A5807" w:rsidP="000456FA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7807B06" wp14:editId="0585026D">
            <wp:extent cx="3157870" cy="2392325"/>
            <wp:effectExtent l="0" t="0" r="444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5092" t="16561" r="11733" b="11783"/>
                    <a:stretch/>
                  </pic:blipFill>
                  <pic:spPr bwMode="auto">
                    <a:xfrm>
                      <a:off x="0" y="0"/>
                      <a:ext cx="3158805" cy="239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807" w:rsidRPr="001B7E49" w:rsidRDefault="004A5807" w:rsidP="001B7E49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  <w:lang w:val="en-US"/>
        </w:rPr>
      </w:pPr>
      <w:bookmarkStart w:id="12" w:name="_GoBack"/>
      <w:bookmarkEnd w:id="12"/>
      <w:r w:rsidRPr="001B7E49">
        <w:rPr>
          <w:rStyle w:val="normaltextrun"/>
          <w:color w:val="000000"/>
          <w:position w:val="1"/>
          <w:sz w:val="28"/>
          <w:szCs w:val="28"/>
        </w:rPr>
        <w:t>Уравнения Максвелла показывают:</w:t>
      </w:r>
      <w:r w:rsidRPr="001B7E49">
        <w:rPr>
          <w:rStyle w:val="eop"/>
          <w:sz w:val="28"/>
          <w:szCs w:val="28"/>
          <w:lang w:val="en-US"/>
        </w:rPr>
        <w:t>​</w:t>
      </w:r>
    </w:p>
    <w:p w:rsidR="004A5807" w:rsidRPr="001B7E49" w:rsidRDefault="004A5807" w:rsidP="004A5807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28"/>
          <w:szCs w:val="28"/>
        </w:rPr>
      </w:pPr>
      <w:r w:rsidRPr="001B7E49">
        <w:rPr>
          <w:rStyle w:val="normaltextrun"/>
          <w:color w:val="000000"/>
          <w:position w:val="1"/>
          <w:sz w:val="28"/>
          <w:szCs w:val="28"/>
        </w:rPr>
        <w:t xml:space="preserve"> - электрические и магнитные поля тесно взаимосвязаны,</w:t>
      </w:r>
      <w:r w:rsidRPr="001B7E49">
        <w:rPr>
          <w:rStyle w:val="eop"/>
          <w:sz w:val="28"/>
          <w:szCs w:val="28"/>
        </w:rPr>
        <w:t>​</w:t>
      </w:r>
    </w:p>
    <w:p w:rsidR="004A5807" w:rsidRPr="001B7E49" w:rsidRDefault="004A5807" w:rsidP="004A5807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28"/>
          <w:szCs w:val="28"/>
        </w:rPr>
      </w:pPr>
      <w:r w:rsidRPr="001B7E49">
        <w:rPr>
          <w:rStyle w:val="normaltextrun"/>
          <w:color w:val="000000"/>
          <w:position w:val="1"/>
          <w:sz w:val="28"/>
          <w:szCs w:val="28"/>
        </w:rPr>
        <w:t>  </w:t>
      </w:r>
      <w:r w:rsidRPr="001B7E49">
        <w:rPr>
          <w:rStyle w:val="normaltextrun"/>
          <w:b/>
          <w:bCs/>
          <w:color w:val="000000"/>
          <w:position w:val="1"/>
          <w:sz w:val="28"/>
          <w:szCs w:val="28"/>
          <w:u w:val="single"/>
        </w:rPr>
        <w:t>существует единое электромагнитное поле</w:t>
      </w:r>
      <w:r w:rsidRPr="001B7E49">
        <w:rPr>
          <w:rStyle w:val="normaltextrun"/>
          <w:color w:val="000000"/>
          <w:position w:val="1"/>
          <w:sz w:val="28"/>
          <w:szCs w:val="28"/>
        </w:rPr>
        <w:t>,</w:t>
      </w:r>
      <w:r w:rsidRPr="001B7E49">
        <w:rPr>
          <w:rStyle w:val="eop"/>
          <w:sz w:val="28"/>
          <w:szCs w:val="28"/>
          <w:lang w:val="en-US"/>
        </w:rPr>
        <w:t>​</w:t>
      </w:r>
    </w:p>
    <w:p w:rsidR="004A5807" w:rsidRPr="001B7E49" w:rsidRDefault="004A5807" w:rsidP="004A580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1B7E49">
        <w:rPr>
          <w:rStyle w:val="normaltextrun"/>
          <w:color w:val="000000"/>
          <w:position w:val="1"/>
          <w:sz w:val="28"/>
          <w:szCs w:val="28"/>
        </w:rPr>
        <w:t xml:space="preserve">   </w:t>
      </w:r>
      <w:r w:rsidRPr="001B7E49">
        <w:rPr>
          <w:rStyle w:val="normaltextrun"/>
          <w:color w:val="000000"/>
          <w:position w:val="1"/>
          <w:sz w:val="28"/>
          <w:szCs w:val="28"/>
        </w:rPr>
        <w:t xml:space="preserve"> -</w:t>
      </w:r>
      <w:r w:rsidRPr="001B7E49">
        <w:rPr>
          <w:rStyle w:val="normaltextrun"/>
          <w:color w:val="000000"/>
          <w:position w:val="1"/>
          <w:sz w:val="28"/>
          <w:szCs w:val="28"/>
        </w:rPr>
        <w:t xml:space="preserve"> источником электрического поля    </w:t>
      </w:r>
      <w:r w:rsidRPr="001B7E49">
        <w:rPr>
          <w:rStyle w:val="normaltextrun"/>
          <w:color w:val="000000"/>
          <w:position w:val="1"/>
          <w:sz w:val="28"/>
          <w:szCs w:val="28"/>
        </w:rPr>
        <w:t>являются электрические</w:t>
      </w:r>
      <w:r w:rsidRPr="001B7E49">
        <w:rPr>
          <w:rStyle w:val="eop"/>
          <w:sz w:val="28"/>
          <w:szCs w:val="28"/>
        </w:rPr>
        <w:t>​</w:t>
      </w:r>
      <w:r w:rsidRPr="001B7E49">
        <w:rPr>
          <w:rFonts w:ascii="Segoe UI" w:hAnsi="Segoe UI" w:cs="Segoe UI"/>
          <w:sz w:val="28"/>
          <w:szCs w:val="28"/>
        </w:rPr>
        <w:t xml:space="preserve">  </w:t>
      </w:r>
      <w:r w:rsidRPr="001B7E49">
        <w:rPr>
          <w:rStyle w:val="normaltextrun"/>
          <w:color w:val="000000"/>
          <w:position w:val="1"/>
          <w:sz w:val="28"/>
          <w:szCs w:val="28"/>
        </w:rPr>
        <w:t>заряды,</w:t>
      </w:r>
      <w:r w:rsidRPr="001B7E49">
        <w:rPr>
          <w:rStyle w:val="eop"/>
          <w:sz w:val="28"/>
          <w:szCs w:val="28"/>
        </w:rPr>
        <w:t>​</w:t>
      </w:r>
    </w:p>
    <w:p w:rsidR="004A5807" w:rsidRPr="001B7E49" w:rsidRDefault="004A5807" w:rsidP="004A580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1B7E49">
        <w:rPr>
          <w:rStyle w:val="normaltextrun"/>
          <w:color w:val="000000"/>
          <w:position w:val="1"/>
          <w:sz w:val="28"/>
          <w:szCs w:val="28"/>
        </w:rPr>
        <w:t xml:space="preserve">   </w:t>
      </w:r>
      <w:r w:rsidRPr="001B7E49">
        <w:rPr>
          <w:rStyle w:val="normaltextrun"/>
          <w:color w:val="000000"/>
          <w:position w:val="1"/>
          <w:sz w:val="28"/>
          <w:szCs w:val="28"/>
        </w:rPr>
        <w:t>- магнитных зарядов в природе не существует,</w:t>
      </w:r>
      <w:r w:rsidRPr="001B7E49">
        <w:rPr>
          <w:rStyle w:val="eop"/>
          <w:sz w:val="28"/>
          <w:szCs w:val="28"/>
        </w:rPr>
        <w:t>​</w:t>
      </w:r>
    </w:p>
    <w:p w:rsidR="001B7E49" w:rsidRPr="001B7E49" w:rsidRDefault="004A5807" w:rsidP="001B7E49">
      <w:pPr>
        <w:pStyle w:val="paragraph"/>
        <w:spacing w:before="0" w:beforeAutospacing="0" w:after="0" w:afterAutospacing="0"/>
        <w:textAlignment w:val="baseline"/>
        <w:rPr>
          <w:rStyle w:val="normaltextrun"/>
          <w:color w:val="000000"/>
          <w:position w:val="1"/>
          <w:sz w:val="28"/>
          <w:szCs w:val="28"/>
        </w:rPr>
      </w:pPr>
      <w:r w:rsidRPr="001B7E49">
        <w:rPr>
          <w:rStyle w:val="normaltextrun"/>
          <w:color w:val="000000"/>
          <w:position w:val="1"/>
          <w:sz w:val="28"/>
          <w:szCs w:val="28"/>
        </w:rPr>
        <w:t xml:space="preserve">   </w:t>
      </w:r>
      <w:r w:rsidRPr="001B7E49">
        <w:rPr>
          <w:rStyle w:val="normaltextrun"/>
          <w:color w:val="000000"/>
          <w:position w:val="1"/>
          <w:sz w:val="28"/>
          <w:szCs w:val="28"/>
        </w:rPr>
        <w:t>- переменные электрические и магнитные поля могут</w:t>
      </w:r>
      <w:r w:rsidRPr="001B7E49">
        <w:rPr>
          <w:rStyle w:val="eop"/>
          <w:sz w:val="28"/>
          <w:szCs w:val="28"/>
        </w:rPr>
        <w:t xml:space="preserve"> </w:t>
      </w:r>
      <w:r w:rsidRPr="001B7E49">
        <w:rPr>
          <w:rStyle w:val="normaltextrun"/>
          <w:color w:val="000000"/>
          <w:position w:val="1"/>
          <w:sz w:val="28"/>
          <w:szCs w:val="28"/>
        </w:rPr>
        <w:t>существовать самосто</w:t>
      </w:r>
      <w:r w:rsidR="001B7E49" w:rsidRPr="001B7E49">
        <w:rPr>
          <w:rStyle w:val="normaltextrun"/>
          <w:color w:val="000000"/>
          <w:position w:val="1"/>
          <w:sz w:val="28"/>
          <w:szCs w:val="28"/>
        </w:rPr>
        <w:t xml:space="preserve">ятельно без электрических заряд </w:t>
      </w:r>
      <w:r w:rsidRPr="001B7E49">
        <w:rPr>
          <w:rStyle w:val="normaltextrun"/>
          <w:color w:val="000000"/>
          <w:position w:val="1"/>
          <w:sz w:val="28"/>
          <w:szCs w:val="28"/>
        </w:rPr>
        <w:t>и токов в вакууме,</w:t>
      </w:r>
    </w:p>
    <w:p w:rsidR="004A5807" w:rsidRPr="001B7E49" w:rsidRDefault="004A5807" w:rsidP="001B7E4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1B7E49">
        <w:rPr>
          <w:rStyle w:val="normaltextrun"/>
          <w:color w:val="000000"/>
          <w:position w:val="1"/>
          <w:sz w:val="28"/>
          <w:szCs w:val="28"/>
        </w:rPr>
        <w:t>- электромагнитное поле распространяется в пространстве </w:t>
      </w:r>
      <w:r w:rsidRPr="001B7E49">
        <w:rPr>
          <w:rStyle w:val="eop"/>
          <w:sz w:val="28"/>
          <w:szCs w:val="28"/>
        </w:rPr>
        <w:t>​</w:t>
      </w:r>
    </w:p>
    <w:p w:rsidR="004A5807" w:rsidRPr="001B7E49" w:rsidRDefault="004A5807" w:rsidP="001B7E4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1B7E49">
        <w:rPr>
          <w:rStyle w:val="normaltextrun"/>
          <w:color w:val="000000"/>
          <w:position w:val="1"/>
          <w:sz w:val="28"/>
          <w:szCs w:val="28"/>
        </w:rPr>
        <w:t>в виде </w:t>
      </w:r>
      <w:r w:rsidRPr="001B7E49">
        <w:rPr>
          <w:rStyle w:val="normaltextrun"/>
          <w:b/>
          <w:bCs/>
          <w:color w:val="000000"/>
          <w:position w:val="1"/>
          <w:sz w:val="28"/>
          <w:szCs w:val="28"/>
          <w:u w:val="single"/>
        </w:rPr>
        <w:t>электромагнитных волн</w:t>
      </w:r>
      <w:r w:rsidRPr="001B7E49">
        <w:rPr>
          <w:rStyle w:val="normaltextrun"/>
          <w:color w:val="000000"/>
          <w:position w:val="1"/>
          <w:sz w:val="28"/>
          <w:szCs w:val="28"/>
        </w:rPr>
        <w:t> с конечной скоростью</w:t>
      </w:r>
    </w:p>
    <w:p w:rsidR="004A5807" w:rsidRDefault="004A5807" w:rsidP="001B7E49">
      <w:pPr>
        <w:rPr>
          <w:noProof/>
          <w:lang w:eastAsia="ru-RU"/>
        </w:rPr>
      </w:pPr>
    </w:p>
    <w:p w:rsidR="000456FA" w:rsidRPr="000456FA" w:rsidRDefault="000456FA" w:rsidP="000456FA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0456FA" w:rsidRPr="000456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0A3EE7"/>
    <w:multiLevelType w:val="hybridMultilevel"/>
    <w:tmpl w:val="7A220DC4"/>
    <w:lvl w:ilvl="0" w:tplc="B456D69A">
      <w:start w:val="1"/>
      <w:numFmt w:val="decimal"/>
      <w:lvlText w:val="%1."/>
      <w:lvlJc w:val="left"/>
      <w:pPr>
        <w:ind w:left="1470" w:hanging="360"/>
      </w:pPr>
      <w:rPr>
        <w:rFonts w:ascii="Times New Roman" w:hAnsi="Times New Roman" w:cs="Times New Roman" w:hint="default"/>
        <w:color w:val="000000"/>
        <w:sz w:val="37"/>
      </w:rPr>
    </w:lvl>
    <w:lvl w:ilvl="1" w:tplc="04190019" w:tentative="1">
      <w:start w:val="1"/>
      <w:numFmt w:val="lowerLetter"/>
      <w:lvlText w:val="%2."/>
      <w:lvlJc w:val="left"/>
      <w:pPr>
        <w:ind w:left="2190" w:hanging="360"/>
      </w:pPr>
    </w:lvl>
    <w:lvl w:ilvl="2" w:tplc="0419001B" w:tentative="1">
      <w:start w:val="1"/>
      <w:numFmt w:val="lowerRoman"/>
      <w:lvlText w:val="%3."/>
      <w:lvlJc w:val="right"/>
      <w:pPr>
        <w:ind w:left="2910" w:hanging="180"/>
      </w:pPr>
    </w:lvl>
    <w:lvl w:ilvl="3" w:tplc="0419000F" w:tentative="1">
      <w:start w:val="1"/>
      <w:numFmt w:val="decimal"/>
      <w:lvlText w:val="%4."/>
      <w:lvlJc w:val="left"/>
      <w:pPr>
        <w:ind w:left="3630" w:hanging="360"/>
      </w:pPr>
    </w:lvl>
    <w:lvl w:ilvl="4" w:tplc="04190019" w:tentative="1">
      <w:start w:val="1"/>
      <w:numFmt w:val="lowerLetter"/>
      <w:lvlText w:val="%5."/>
      <w:lvlJc w:val="left"/>
      <w:pPr>
        <w:ind w:left="4350" w:hanging="360"/>
      </w:pPr>
    </w:lvl>
    <w:lvl w:ilvl="5" w:tplc="0419001B" w:tentative="1">
      <w:start w:val="1"/>
      <w:numFmt w:val="lowerRoman"/>
      <w:lvlText w:val="%6."/>
      <w:lvlJc w:val="right"/>
      <w:pPr>
        <w:ind w:left="5070" w:hanging="180"/>
      </w:pPr>
    </w:lvl>
    <w:lvl w:ilvl="6" w:tplc="0419000F" w:tentative="1">
      <w:start w:val="1"/>
      <w:numFmt w:val="decimal"/>
      <w:lvlText w:val="%7."/>
      <w:lvlJc w:val="left"/>
      <w:pPr>
        <w:ind w:left="5790" w:hanging="360"/>
      </w:pPr>
    </w:lvl>
    <w:lvl w:ilvl="7" w:tplc="04190019" w:tentative="1">
      <w:start w:val="1"/>
      <w:numFmt w:val="lowerLetter"/>
      <w:lvlText w:val="%8."/>
      <w:lvlJc w:val="left"/>
      <w:pPr>
        <w:ind w:left="6510" w:hanging="360"/>
      </w:pPr>
    </w:lvl>
    <w:lvl w:ilvl="8" w:tplc="041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1">
    <w:nsid w:val="30527B30"/>
    <w:multiLevelType w:val="hybridMultilevel"/>
    <w:tmpl w:val="2326D652"/>
    <w:lvl w:ilvl="0" w:tplc="3366423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3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990BF1"/>
    <w:multiLevelType w:val="hybridMultilevel"/>
    <w:tmpl w:val="1160E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3010"/>
    <w:rsid w:val="000456FA"/>
    <w:rsid w:val="000C1A87"/>
    <w:rsid w:val="0019500E"/>
    <w:rsid w:val="001B7E49"/>
    <w:rsid w:val="004A5807"/>
    <w:rsid w:val="004E2DAB"/>
    <w:rsid w:val="00563010"/>
    <w:rsid w:val="00867511"/>
    <w:rsid w:val="00926969"/>
    <w:rsid w:val="00F92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C1A8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3010"/>
    <w:pPr>
      <w:ind w:left="720"/>
      <w:contextualSpacing/>
    </w:pPr>
  </w:style>
  <w:style w:type="paragraph" w:customStyle="1" w:styleId="paragraph">
    <w:name w:val="paragraph"/>
    <w:basedOn w:val="a"/>
    <w:rsid w:val="005630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563010"/>
  </w:style>
  <w:style w:type="character" w:customStyle="1" w:styleId="spellingerror">
    <w:name w:val="spellingerror"/>
    <w:basedOn w:val="a0"/>
    <w:rsid w:val="00563010"/>
  </w:style>
  <w:style w:type="character" w:customStyle="1" w:styleId="eop">
    <w:name w:val="eop"/>
    <w:basedOn w:val="a0"/>
    <w:rsid w:val="00563010"/>
  </w:style>
  <w:style w:type="paragraph" w:styleId="a4">
    <w:name w:val="Balloon Text"/>
    <w:basedOn w:val="a"/>
    <w:link w:val="a5"/>
    <w:uiPriority w:val="99"/>
    <w:semiHidden/>
    <w:unhideWhenUsed/>
    <w:rsid w:val="008675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6751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C1A8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Normal (Web)"/>
    <w:basedOn w:val="a"/>
    <w:uiPriority w:val="99"/>
    <w:semiHidden/>
    <w:unhideWhenUsed/>
    <w:rsid w:val="000C1A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C1A8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3010"/>
    <w:pPr>
      <w:ind w:left="720"/>
      <w:contextualSpacing/>
    </w:pPr>
  </w:style>
  <w:style w:type="paragraph" w:customStyle="1" w:styleId="paragraph">
    <w:name w:val="paragraph"/>
    <w:basedOn w:val="a"/>
    <w:rsid w:val="005630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563010"/>
  </w:style>
  <w:style w:type="character" w:customStyle="1" w:styleId="spellingerror">
    <w:name w:val="spellingerror"/>
    <w:basedOn w:val="a0"/>
    <w:rsid w:val="00563010"/>
  </w:style>
  <w:style w:type="character" w:customStyle="1" w:styleId="eop">
    <w:name w:val="eop"/>
    <w:basedOn w:val="a0"/>
    <w:rsid w:val="00563010"/>
  </w:style>
  <w:style w:type="paragraph" w:styleId="a4">
    <w:name w:val="Balloon Text"/>
    <w:basedOn w:val="a"/>
    <w:link w:val="a5"/>
    <w:uiPriority w:val="99"/>
    <w:semiHidden/>
    <w:unhideWhenUsed/>
    <w:rsid w:val="008675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6751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C1A8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Normal (Web)"/>
    <w:basedOn w:val="a"/>
    <w:uiPriority w:val="99"/>
    <w:semiHidden/>
    <w:unhideWhenUsed/>
    <w:rsid w:val="000C1A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01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0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6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9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7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5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4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0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6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4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1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6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8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9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3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2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5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ru.wikipedia.org/wiki/%D0%9D%D0%B0%D0%BC%D0%B0%D0%B3%D0%BD%D0%B8%D1%87%D0%B5%D0%BD%D0%BD%D0%BE%D1%81%D1%82%D1%8C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C%D0%B0%D0%B3%D0%BD%D0%B8%D1%82%D0%BE%D1%81%D1%82%D1%80%D0%B8%D0%BA%D1%86%D0%B8%D1%8F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gi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7</Pages>
  <Words>684</Words>
  <Characters>3902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</cp:revision>
  <dcterms:created xsi:type="dcterms:W3CDTF">2021-02-20T17:42:00Z</dcterms:created>
  <dcterms:modified xsi:type="dcterms:W3CDTF">2021-02-20T20:47:00Z</dcterms:modified>
</cp:coreProperties>
</file>